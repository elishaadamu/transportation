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FC95" w14:textId="4CAE683B" w:rsidR="004C3648" w:rsidRPr="00C864D1" w:rsidRDefault="004C3648" w:rsidP="004C3648">
      <w:pPr>
        <w:pStyle w:val="Heading2"/>
      </w:pPr>
      <w:r w:rsidRPr="00C864D1">
        <w:lastRenderedPageBreak/>
        <w:t>Chapter 2: National and Regional Trends and Forecasts</w:t>
      </w:r>
      <w:r w:rsidRPr="00C864D1">
        <w:tab/>
      </w:r>
    </w:p>
    <w:p w14:paraId="4127FE87" w14:textId="77777777" w:rsidR="00A03A8F" w:rsidRDefault="00A03A8F" w:rsidP="004C3648">
      <w:pPr>
        <w:rPr>
          <w:ins w:id="3" w:author="Zakari Mumuni" w:date="2026-09-24T14:55:00Z" w16du:dateUtc="2026-09-24T18:55:00Z"/>
          <w:rFonts w:asciiTheme="minorHAnsi" w:hAnsiTheme="minorHAnsi"/>
        </w:rPr>
      </w:pPr>
    </w:p>
    <w:p w14:paraId="2C4AA2E5" w14:textId="7E31376B" w:rsidR="00A03A8F" w:rsidRPr="00A03A8F" w:rsidRDefault="00A03A8F" w:rsidP="004C3648">
      <w:pPr>
        <w:rPr>
          <w:ins w:id="4" w:author="Zakari Mumuni" w:date="2026-09-24T14:55:00Z" w16du:dateUtc="2026-09-24T18:55:00Z"/>
          <w:b/>
          <w:i/>
          <w:iCs/>
          <w:rPrChange w:id="5" w:author="Zakari Mumuni" w:date="2026-09-24T14:56:00Z" w16du:dateUtc="2026-09-24T18:56:00Z">
            <w:rPr>
              <w:ins w:id="6" w:author="Zakari Mumuni" w:date="2026-09-24T14:55:00Z" w16du:dateUtc="2026-09-24T18:55:00Z"/>
              <w:rFonts w:asciiTheme="minorHAnsi" w:hAnsiTheme="minorHAnsi"/>
            </w:rPr>
          </w:rPrChange>
        </w:rPr>
      </w:pPr>
      <w:ins w:id="7" w:author="Zakari Mumuni" w:date="2026-09-24T14:55:00Z" w16du:dateUtc="2026-09-24T18:55:00Z">
        <w:r w:rsidRPr="00A03A8F">
          <w:rPr>
            <w:b/>
            <w:i/>
            <w:iCs/>
            <w:rPrChange w:id="8" w:author="Zakari Mumuni" w:date="2026-09-24T14:56:00Z" w16du:dateUtc="2026-09-24T18:56:00Z">
              <w:rPr>
                <w:rFonts w:asciiTheme="minorHAnsi" w:hAnsiTheme="minorHAnsi"/>
              </w:rPr>
            </w:rPrChange>
          </w:rPr>
          <w:t xml:space="preserve">Introduction </w:t>
        </w:r>
      </w:ins>
    </w:p>
    <w:p w14:paraId="6754C1E9" w14:textId="568AF7A0" w:rsidR="004C3648" w:rsidRPr="002C3124" w:rsidRDefault="004C3648" w:rsidP="004C3648">
      <w:pPr>
        <w:rPr>
          <w:rFonts w:asciiTheme="minorHAnsi" w:hAnsiTheme="minorHAnsi"/>
        </w:rPr>
      </w:pPr>
      <w:r w:rsidRPr="002C3124">
        <w:rPr>
          <w:rFonts w:asciiTheme="minorHAnsi" w:hAnsiTheme="minorHAnsi"/>
        </w:rPr>
        <w:t xml:space="preserve">This section examines the region’s population, employment, and activity density; evaluates socioeconomic growth trends and forecasts within TCAMPO, the Commonwealth of Virginia (Commonwealth), and the United States of America; and maps demographic patterns within the Tri-Cities. Understanding where the region’s existing residents and jobs are concentrated and where they are growing is critical for identifying the region’s current and emerging transportation needs. Additionally, Environmental Justice (EJ) analysis of the region’s demographic patterns provides insight into equity considerations, helping to identify areas that may face transportation disadvantages due to race, income, limited English proficiency, household vehicle availability, disability, or age, helping to ensure equitable access to multimodal transportation options throughout the region. </w:t>
      </w:r>
    </w:p>
    <w:p w14:paraId="399FE30F" w14:textId="77777777" w:rsidR="004C3648" w:rsidRPr="002C3124" w:rsidRDefault="004C3648" w:rsidP="004C3648">
      <w:pPr>
        <w:rPr>
          <w:rFonts w:asciiTheme="minorHAnsi" w:hAnsiTheme="minorHAnsi"/>
        </w:rPr>
      </w:pPr>
      <w:r w:rsidRPr="002C3124">
        <w:rPr>
          <w:rFonts w:asciiTheme="minorHAnsi" w:hAnsiTheme="minorHAnsi"/>
        </w:rPr>
        <w:t>Because Chesterfield, Dinwiddie, and Prince George extend beyond the TCAMPO boundary, block group, tract, and county-level data from various sources were adjusted using area-weighted interpolation to reflect only the portion of these jurisdictions within TCAMPO. Geographic units located entirely within the boundary, such as census blocks and Traffic Analysis Zones (TAZ), were included without adjustment.</w:t>
      </w:r>
    </w:p>
    <w:p w14:paraId="45D68101" w14:textId="77777777" w:rsidR="004C3648" w:rsidRPr="003B119D" w:rsidRDefault="004C3648" w:rsidP="004C3648">
      <w:pPr>
        <w:rPr>
          <w:b/>
          <w:i/>
          <w:iCs/>
        </w:rPr>
      </w:pPr>
      <w:r>
        <w:rPr>
          <w:b/>
          <w:i/>
          <w:iCs/>
        </w:rPr>
        <w:t>Population, Employment, and Activity Density</w:t>
      </w:r>
    </w:p>
    <w:p w14:paraId="511FD2F0" w14:textId="77777777" w:rsidR="004C3648" w:rsidRPr="002C3124" w:rsidRDefault="004C3648" w:rsidP="004C3648">
      <w:pPr>
        <w:rPr>
          <w:rFonts w:asciiTheme="minorHAnsi" w:hAnsiTheme="minorHAnsi"/>
        </w:rPr>
      </w:pPr>
      <w:r w:rsidRPr="002C3124">
        <w:rPr>
          <w:rFonts w:asciiTheme="minorHAnsi" w:hAnsiTheme="minorHAnsi"/>
        </w:rPr>
        <w:t>The following maps illustrate existing population, employment, and activity density by block group in the Tri-Cities region and beyond. Population estimates are drawn from the American Community Survey (ACS) 2023 5-Year Estimates. Employment estimates are drawn from the 2023 Longitudinal Employer-Household Dynamics (LEHD) Origin-Destination Employment Statistics (LODES) Workplace Area Characteristics (WAC) dataset.</w:t>
      </w:r>
    </w:p>
    <w:bookmarkStart w:id="9" w:name="_Ref236058508"/>
    <w:p w14:paraId="4CEC1748" w14:textId="77777777" w:rsidR="004C3648" w:rsidRPr="002C3124" w:rsidRDefault="004C3648" w:rsidP="004C3648">
      <w:pPr>
        <w:rPr>
          <w:rFonts w:asciiTheme="minorHAnsi" w:hAnsiTheme="minorHAnsi"/>
        </w:rPr>
      </w:pPr>
      <w:r w:rsidRPr="002C3124">
        <w:rPr>
          <w:rFonts w:asciiTheme="minorHAnsi" w:hAnsiTheme="minorHAnsi"/>
        </w:rPr>
        <w:fldChar w:fldCharType="begin"/>
      </w:r>
      <w:r w:rsidRPr="002C3124">
        <w:rPr>
          <w:rFonts w:asciiTheme="minorHAnsi" w:hAnsiTheme="minorHAnsi"/>
        </w:rPr>
        <w:instrText xml:space="preserve"> REF _Ref238541105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b/>
          <w:bCs/>
        </w:rPr>
        <w:t xml:space="preserve">Figure </w:t>
      </w:r>
      <w:r w:rsidRPr="002C3124">
        <w:rPr>
          <w:rFonts w:asciiTheme="minorHAnsi" w:hAnsiTheme="minorHAnsi"/>
          <w:b/>
          <w:bCs/>
          <w:noProof/>
        </w:rPr>
        <w:t>3</w:t>
      </w:r>
      <w:r w:rsidRPr="002C3124">
        <w:rPr>
          <w:rFonts w:asciiTheme="minorHAnsi" w:hAnsiTheme="minorHAnsi"/>
        </w:rPr>
        <w:fldChar w:fldCharType="end"/>
      </w:r>
      <w:r w:rsidRPr="002C3124">
        <w:rPr>
          <w:rFonts w:asciiTheme="minorHAnsi" w:hAnsiTheme="minorHAnsi"/>
        </w:rPr>
        <w:t xml:space="preserve"> shows population density (residents per square mile) across the region. Population density is highest in Petersburg, Colonial Heights, and Hopewell, with additional concentrations in Chesterfield, Dinwiddie, and Prince George Counties, particularly along the I-95 and I-85 corridors and near major institutions such as Virginia State University (VSU) and Fort Lee. Notable exceptions to this pattern exist within eastern Hopewell and southwestern Petersburg, where lower population densities are due to industrial, commercial, and park land uses rather than rural or undeveloped land.</w:t>
      </w:r>
    </w:p>
    <w:p w14:paraId="1845F3AF" w14:textId="77777777" w:rsidR="004C3648" w:rsidRPr="00A567D3" w:rsidRDefault="004C3648" w:rsidP="004C3648">
      <w:pPr>
        <w:pStyle w:val="Caption"/>
      </w:pPr>
      <w:bookmarkStart w:id="10" w:name="_Ref238541105"/>
      <w:bookmarkEnd w:id="9"/>
      <w:r w:rsidRPr="00A567D3">
        <w:lastRenderedPageBreak/>
        <w:t xml:space="preserve">Figure </w:t>
      </w:r>
      <w:fldSimple w:instr=" SEQ Figure \* ARABIC ">
        <w:r>
          <w:rPr>
            <w:noProof/>
          </w:rPr>
          <w:t>3</w:t>
        </w:r>
      </w:fldSimple>
      <w:bookmarkEnd w:id="10"/>
      <w:r w:rsidRPr="00A567D3">
        <w:t>.</w:t>
      </w:r>
      <w:r>
        <w:t xml:space="preserve"> </w:t>
      </w:r>
      <w:r w:rsidRPr="00A567D3">
        <w:t>TCAMPO</w:t>
      </w:r>
      <w:r>
        <w:t xml:space="preserve"> Population Density by Block Group </w:t>
      </w:r>
    </w:p>
    <w:p w14:paraId="4EA241D6" w14:textId="77777777" w:rsidR="004C3648" w:rsidRDefault="004C3648" w:rsidP="004C3648">
      <w:pPr>
        <w:pStyle w:val="NoSpacing"/>
        <w:rPr>
          <w:noProof/>
        </w:rPr>
      </w:pPr>
      <w:r w:rsidRPr="00C864D1">
        <w:rPr>
          <w:noProof/>
        </w:rPr>
        <w:drawing>
          <wp:inline distT="0" distB="0" distL="0" distR="0" wp14:anchorId="3CED9A0F" wp14:editId="023BF976">
            <wp:extent cx="4733367" cy="3657600"/>
            <wp:effectExtent l="0" t="0" r="0" b="0"/>
            <wp:docPr id="1149041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41248"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33367" cy="3657600"/>
                    </a:xfrm>
                    <a:prstGeom prst="rect">
                      <a:avLst/>
                    </a:prstGeom>
                  </pic:spPr>
                </pic:pic>
              </a:graphicData>
            </a:graphic>
          </wp:inline>
        </w:drawing>
      </w:r>
    </w:p>
    <w:p w14:paraId="41C49099" w14:textId="77777777" w:rsidR="004C3648" w:rsidRPr="003761ED" w:rsidRDefault="004C3648" w:rsidP="004C3648">
      <w:pPr>
        <w:pStyle w:val="NoSpacing"/>
        <w:rPr>
          <w:rFonts w:asciiTheme="minorHAnsi" w:hAnsiTheme="minorHAnsi"/>
          <w:noProof/>
          <w:sz w:val="20"/>
          <w:szCs w:val="20"/>
        </w:rPr>
      </w:pPr>
      <w:r w:rsidRPr="003761ED">
        <w:rPr>
          <w:rFonts w:asciiTheme="minorHAnsi" w:hAnsiTheme="minorHAnsi"/>
          <w:noProof/>
          <w:sz w:val="20"/>
          <w:szCs w:val="20"/>
        </w:rPr>
        <w:t>Source: 2023 ACS 5-Year</w:t>
      </w:r>
    </w:p>
    <w:p w14:paraId="2CEC1FF7" w14:textId="77777777" w:rsidR="004C3648" w:rsidRDefault="004C3648" w:rsidP="004C3648">
      <w:pPr>
        <w:pStyle w:val="NoSpacing"/>
        <w:rPr>
          <w:noProof/>
        </w:rPr>
      </w:pPr>
    </w:p>
    <w:bookmarkStart w:id="11" w:name="_Ref238107817"/>
    <w:p w14:paraId="79930D29" w14:textId="77777777" w:rsidR="004C3648" w:rsidRPr="002C3124" w:rsidRDefault="004C3648" w:rsidP="004C3648">
      <w:pPr>
        <w:rPr>
          <w:rFonts w:asciiTheme="minorHAnsi" w:hAnsiTheme="minorHAnsi"/>
          <w:i/>
          <w:iCs/>
        </w:rPr>
      </w:pPr>
      <w:r w:rsidRPr="002C3124">
        <w:rPr>
          <w:rFonts w:asciiTheme="minorHAnsi" w:hAnsiTheme="minorHAnsi"/>
          <w:b/>
          <w:bCs/>
          <w:i/>
          <w:iCs/>
        </w:rPr>
        <w:fldChar w:fldCharType="begin"/>
      </w:r>
      <w:r w:rsidRPr="002C3124">
        <w:rPr>
          <w:rFonts w:asciiTheme="minorHAnsi" w:hAnsiTheme="minorHAnsi"/>
          <w:b/>
          <w:bCs/>
        </w:rPr>
        <w:instrText xml:space="preserve"> REF _Ref238541139 \h </w:instrText>
      </w:r>
      <w:r w:rsidRPr="002C3124">
        <w:rPr>
          <w:rFonts w:asciiTheme="minorHAnsi" w:hAnsiTheme="minorHAnsi"/>
          <w:b/>
          <w:bCs/>
          <w:i/>
          <w:iCs/>
        </w:rPr>
        <w:instrText xml:space="preserve"> \* MERGEFORMAT </w:instrText>
      </w:r>
      <w:r w:rsidRPr="002C3124">
        <w:rPr>
          <w:rFonts w:asciiTheme="minorHAnsi" w:hAnsiTheme="minorHAnsi"/>
          <w:b/>
          <w:bCs/>
          <w:i/>
          <w:iCs/>
        </w:rPr>
      </w:r>
      <w:r w:rsidRPr="002C3124">
        <w:rPr>
          <w:rFonts w:asciiTheme="minorHAnsi" w:hAnsiTheme="minorHAnsi"/>
          <w:b/>
          <w:bCs/>
          <w:i/>
          <w:iCs/>
        </w:rPr>
        <w:fldChar w:fldCharType="separate"/>
      </w:r>
      <w:r w:rsidRPr="002C3124">
        <w:rPr>
          <w:rFonts w:asciiTheme="minorHAnsi" w:hAnsiTheme="minorHAnsi"/>
          <w:b/>
          <w:bCs/>
        </w:rPr>
        <w:t xml:space="preserve">Figure </w:t>
      </w:r>
      <w:r w:rsidRPr="002C3124">
        <w:rPr>
          <w:rFonts w:asciiTheme="minorHAnsi" w:hAnsiTheme="minorHAnsi"/>
          <w:b/>
          <w:bCs/>
          <w:noProof/>
        </w:rPr>
        <w:t>4</w:t>
      </w:r>
      <w:r w:rsidRPr="002C3124">
        <w:rPr>
          <w:rFonts w:asciiTheme="minorHAnsi" w:hAnsiTheme="minorHAnsi"/>
          <w:b/>
          <w:bCs/>
          <w:i/>
          <w:iCs/>
        </w:rPr>
        <w:fldChar w:fldCharType="end"/>
      </w:r>
      <w:r w:rsidRPr="002C3124">
        <w:rPr>
          <w:rFonts w:asciiTheme="minorHAnsi" w:hAnsiTheme="minorHAnsi"/>
          <w:b/>
          <w:bCs/>
          <w:i/>
          <w:iCs/>
        </w:rPr>
        <w:t xml:space="preserve"> </w:t>
      </w:r>
      <w:r w:rsidRPr="002C3124">
        <w:rPr>
          <w:rFonts w:asciiTheme="minorHAnsi" w:hAnsiTheme="minorHAnsi"/>
        </w:rPr>
        <w:t>illustrates the region’s employment density (jobs per square mile). Employment is primarily concentrated along the I-95 and I-85 corridors through Dinwiddie, Colonial Heights, and Petersburg, with additional dense clusters just north of the TCAMPO boundary in Chester and Meadowville. Other areas of high employment density are evident in the historic downtown cores of Petersburg and Hopewell, near VSU in Ettrick, at Southpark Mall in Colonial Heights, and along arterial principal arterial corridors such as South Crater Road (US-301), Oaklawn Boulevard (VA-36), and East Hundred Road (SR-10). Rural portions of the region, particularly to the west, south, and east, show minimal employment density. Overall, employment distribution in the region is tied to interstate access, and major commercial and institutional centers. Due to limitations in federal jobs reporting within the LEHD dataset, employment associated with Fort Lee is not captured in this map.</w:t>
      </w:r>
    </w:p>
    <w:p w14:paraId="196CD436" w14:textId="77777777" w:rsidR="004C3648" w:rsidRPr="0061001D" w:rsidRDefault="004C3648" w:rsidP="004C3648">
      <w:pPr>
        <w:pStyle w:val="Caption"/>
      </w:pPr>
      <w:bookmarkStart w:id="12" w:name="_Ref238541139"/>
      <w:bookmarkEnd w:id="11"/>
      <w:r w:rsidRPr="0061001D">
        <w:lastRenderedPageBreak/>
        <w:t xml:space="preserve">Figure </w:t>
      </w:r>
      <w:fldSimple w:instr=" SEQ Figure \* ARABIC ">
        <w:r>
          <w:rPr>
            <w:noProof/>
          </w:rPr>
          <w:t>4</w:t>
        </w:r>
      </w:fldSimple>
      <w:bookmarkEnd w:id="12"/>
      <w:r w:rsidRPr="0061001D">
        <w:t>. TCAMPO Employment Density by Block Group</w:t>
      </w:r>
    </w:p>
    <w:p w14:paraId="7F15C7E5" w14:textId="77777777" w:rsidR="004C3648" w:rsidRDefault="004C3648" w:rsidP="004C3648">
      <w:pPr>
        <w:pStyle w:val="NoSpacing"/>
        <w:rPr>
          <w:highlight w:val="yellow"/>
        </w:rPr>
      </w:pPr>
      <w:r>
        <w:rPr>
          <w:noProof/>
        </w:rPr>
        <w:drawing>
          <wp:inline distT="0" distB="0" distL="0" distR="0" wp14:anchorId="51DDC655" wp14:editId="440E9A00">
            <wp:extent cx="5325032" cy="4114800"/>
            <wp:effectExtent l="0" t="0" r="9525" b="0"/>
            <wp:docPr id="20828559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55971" name="Picture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25032" cy="4114800"/>
                    </a:xfrm>
                    <a:prstGeom prst="rect">
                      <a:avLst/>
                    </a:prstGeom>
                  </pic:spPr>
                </pic:pic>
              </a:graphicData>
            </a:graphic>
          </wp:inline>
        </w:drawing>
      </w:r>
    </w:p>
    <w:p w14:paraId="01A2A9CF" w14:textId="77777777" w:rsidR="004C3648" w:rsidRPr="003761ED" w:rsidRDefault="004C3648" w:rsidP="004C3648">
      <w:pPr>
        <w:pStyle w:val="NoSpacing"/>
        <w:rPr>
          <w:rFonts w:asciiTheme="minorHAnsi" w:hAnsiTheme="minorHAnsi"/>
          <w:noProof/>
          <w:sz w:val="20"/>
          <w:szCs w:val="20"/>
        </w:rPr>
      </w:pPr>
      <w:r w:rsidRPr="003761ED">
        <w:rPr>
          <w:rFonts w:asciiTheme="minorHAnsi" w:hAnsiTheme="minorHAnsi"/>
          <w:noProof/>
          <w:sz w:val="20"/>
          <w:szCs w:val="20"/>
        </w:rPr>
        <w:t>Source: 2023 LEHD</w:t>
      </w:r>
    </w:p>
    <w:p w14:paraId="5859295D" w14:textId="77777777" w:rsidR="004C3648" w:rsidRPr="002C3124" w:rsidRDefault="004C3648" w:rsidP="004C3648">
      <w:pPr>
        <w:tabs>
          <w:tab w:val="left" w:pos="6516"/>
          <w:tab w:val="right" w:leader="dot" w:pos="14463"/>
        </w:tabs>
        <w:spacing w:before="240" w:after="240"/>
        <w:rPr>
          <w:rFonts w:asciiTheme="minorHAnsi" w:hAnsiTheme="minorHAnsi"/>
          <w:spacing w:val="-2"/>
        </w:rPr>
      </w:pPr>
      <w:r w:rsidRPr="002C3124">
        <w:rPr>
          <w:rFonts w:asciiTheme="minorHAnsi" w:hAnsiTheme="minorHAnsi"/>
          <w:b/>
          <w:bCs/>
          <w:spacing w:val="-2"/>
        </w:rPr>
        <w:fldChar w:fldCharType="begin"/>
      </w:r>
      <w:r w:rsidRPr="002C3124">
        <w:rPr>
          <w:rFonts w:asciiTheme="minorHAnsi" w:hAnsiTheme="minorHAnsi"/>
          <w:b/>
          <w:bCs/>
          <w:spacing w:val="-2"/>
        </w:rPr>
        <w:instrText xml:space="preserve"> REF _Ref238541208 \h  \* MERGEFORMAT </w:instrText>
      </w:r>
      <w:r w:rsidRPr="002C3124">
        <w:rPr>
          <w:rFonts w:asciiTheme="minorHAnsi" w:hAnsiTheme="minorHAnsi"/>
          <w:b/>
          <w:bCs/>
          <w:spacing w:val="-2"/>
        </w:rPr>
      </w:r>
      <w:r w:rsidRPr="002C3124">
        <w:rPr>
          <w:rFonts w:asciiTheme="minorHAnsi" w:hAnsiTheme="minorHAnsi"/>
          <w:b/>
          <w:bCs/>
          <w:spacing w:val="-2"/>
        </w:rPr>
        <w:fldChar w:fldCharType="separate"/>
      </w:r>
      <w:r w:rsidRPr="002C3124">
        <w:rPr>
          <w:rFonts w:asciiTheme="minorHAnsi" w:hAnsiTheme="minorHAnsi"/>
          <w:b/>
          <w:bCs/>
        </w:rPr>
        <w:t xml:space="preserve">Figure </w:t>
      </w:r>
      <w:r w:rsidRPr="002C3124">
        <w:rPr>
          <w:rFonts w:asciiTheme="minorHAnsi" w:hAnsiTheme="minorHAnsi"/>
          <w:b/>
          <w:bCs/>
          <w:noProof/>
        </w:rPr>
        <w:t>5</w:t>
      </w:r>
      <w:r w:rsidRPr="002C3124">
        <w:rPr>
          <w:rFonts w:asciiTheme="minorHAnsi" w:hAnsiTheme="minorHAnsi"/>
          <w:b/>
          <w:bCs/>
          <w:spacing w:val="-2"/>
        </w:rPr>
        <w:fldChar w:fldCharType="end"/>
      </w:r>
      <w:r w:rsidRPr="002C3124">
        <w:rPr>
          <w:rFonts w:asciiTheme="minorHAnsi" w:hAnsiTheme="minorHAnsi"/>
          <w:spacing w:val="-2"/>
        </w:rPr>
        <w:t xml:space="preserve"> combines the two measures above to show activity density (residents plus jobs per square mile) across the region. Activity density is highest where population and employment concentrations overlap, most notably in Colonial Heights, Hopewell, and Petersburg and along the I-95 and I-85 corridors. High activity is also illustrated near VSU and Fort Lee. As with population and employment densities individually, activity density is lowest in the rural portions of the region to the west, south, and east.</w:t>
      </w:r>
    </w:p>
    <w:p w14:paraId="6F94B358" w14:textId="77777777" w:rsidR="004C3648" w:rsidRDefault="004C3648" w:rsidP="004C3648">
      <w:pPr>
        <w:pStyle w:val="Caption"/>
      </w:pPr>
      <w:bookmarkStart w:id="13" w:name="_Ref238541208"/>
      <w:r>
        <w:lastRenderedPageBreak/>
        <w:t xml:space="preserve">Figure </w:t>
      </w:r>
      <w:fldSimple w:instr=" SEQ Figure \* ARABIC ">
        <w:r>
          <w:rPr>
            <w:noProof/>
          </w:rPr>
          <w:t>5</w:t>
        </w:r>
      </w:fldSimple>
      <w:bookmarkEnd w:id="13"/>
      <w:r>
        <w:t>. TCAMPO Activity Density by Block Group</w:t>
      </w:r>
    </w:p>
    <w:p w14:paraId="36B1251D" w14:textId="77777777" w:rsidR="004C3648" w:rsidRDefault="004C3648" w:rsidP="004C3648">
      <w:pPr>
        <w:pStyle w:val="NoSpacing"/>
        <w:rPr>
          <w:highlight w:val="yellow"/>
        </w:rPr>
      </w:pPr>
      <w:r>
        <w:rPr>
          <w:noProof/>
        </w:rPr>
        <w:drawing>
          <wp:inline distT="0" distB="0" distL="0" distR="0" wp14:anchorId="7F36CAC9" wp14:editId="740E8A96">
            <wp:extent cx="5324833" cy="4114800"/>
            <wp:effectExtent l="0" t="0" r="9525" b="0"/>
            <wp:docPr id="53266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66409" name="Picture 5326664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24833" cy="4114800"/>
                    </a:xfrm>
                    <a:prstGeom prst="rect">
                      <a:avLst/>
                    </a:prstGeom>
                  </pic:spPr>
                </pic:pic>
              </a:graphicData>
            </a:graphic>
          </wp:inline>
        </w:drawing>
      </w:r>
    </w:p>
    <w:p w14:paraId="44E9A3F9" w14:textId="77777777" w:rsidR="004C3648" w:rsidRPr="00EA65E1" w:rsidRDefault="004C3648" w:rsidP="004C3648">
      <w:pPr>
        <w:pStyle w:val="NoSpacing"/>
        <w:rPr>
          <w:rFonts w:asciiTheme="minorHAnsi" w:hAnsiTheme="minorHAnsi"/>
          <w:noProof/>
          <w:sz w:val="18"/>
          <w:szCs w:val="18"/>
        </w:rPr>
      </w:pPr>
      <w:r w:rsidRPr="00EA65E1">
        <w:rPr>
          <w:rFonts w:asciiTheme="minorHAnsi" w:hAnsiTheme="minorHAnsi"/>
          <w:noProof/>
          <w:sz w:val="18"/>
          <w:szCs w:val="18"/>
        </w:rPr>
        <w:t>Source: 2023 ACS 5-Year, 2023 LEHD</w:t>
      </w:r>
    </w:p>
    <w:p w14:paraId="52446A83" w14:textId="77777777" w:rsidR="004C3648" w:rsidRPr="00C864D1" w:rsidRDefault="004C3648" w:rsidP="004C3648">
      <w:pPr>
        <w:pStyle w:val="Heading4"/>
      </w:pPr>
      <w:r w:rsidRPr="00C864D1">
        <w:t>Population, Household, and Employment Trends</w:t>
      </w:r>
    </w:p>
    <w:p w14:paraId="25B70260" w14:textId="77777777" w:rsidR="004C3648" w:rsidRPr="002C3124" w:rsidRDefault="004C3648" w:rsidP="004C3648">
      <w:pPr>
        <w:rPr>
          <w:rFonts w:asciiTheme="minorHAnsi" w:hAnsiTheme="minorHAnsi"/>
        </w:rPr>
      </w:pPr>
      <w:r w:rsidRPr="002C3124">
        <w:rPr>
          <w:rFonts w:asciiTheme="minorHAnsi" w:hAnsiTheme="minorHAnsi"/>
        </w:rPr>
        <w:t>Historical population and household trends from 1990 to 2020 were analyzed using decennial census block-level data obtained from the Integrated Public Use Microdata Series (IPUMS) National Historical Geographic Information System (NHGS)</w:t>
      </w:r>
      <w:r w:rsidRPr="002C3124">
        <w:rPr>
          <w:rStyle w:val="FootnoteReference"/>
          <w:rFonts w:asciiTheme="minorHAnsi" w:hAnsiTheme="minorHAnsi"/>
        </w:rPr>
        <w:footnoteReference w:id="1"/>
      </w:r>
      <w:r w:rsidRPr="002C3124">
        <w:rPr>
          <w:rFonts w:asciiTheme="minorHAnsi" w:hAnsiTheme="minorHAnsi"/>
        </w:rPr>
        <w:t>. Employment trends for the Tri-Cities region were estimated using county-level annual averages from the Bureau of Labor Statistics (BLS) Quarterly Census of Employment and Wages (QCEW) during the same period.  Population and employment growth supports economic development. It also directly affects travel demand, leading to increased congestion, emissions, and greater crash frequency due to higher traffic volumes. These factors indicate that as a region grows, there is a clear need for higher investment in a robust multimodal transportation system,  including pedestrian and  bicycle safety improvements, increased transit accessibility, and reductions in highway congestion, as well greater destination access for all modes of transportation.</w:t>
      </w:r>
    </w:p>
    <w:p w14:paraId="78E2EE18" w14:textId="77777777" w:rsidR="004C3648" w:rsidRPr="002C3124" w:rsidRDefault="004C3648" w:rsidP="004C3648">
      <w:pPr>
        <w:rPr>
          <w:rFonts w:asciiTheme="minorHAnsi" w:hAnsiTheme="minorHAnsi"/>
        </w:rPr>
      </w:pPr>
      <w:r w:rsidRPr="002C3124">
        <w:rPr>
          <w:rFonts w:asciiTheme="minorHAnsi" w:hAnsiTheme="minorHAnsi"/>
        </w:rPr>
        <w:t xml:space="preserve">As shown in </w:t>
      </w:r>
      <w:r w:rsidRPr="002C3124">
        <w:rPr>
          <w:rFonts w:asciiTheme="minorHAnsi" w:hAnsiTheme="minorHAnsi"/>
          <w:b/>
          <w:bCs/>
        </w:rPr>
        <w:fldChar w:fldCharType="begin"/>
      </w:r>
      <w:r w:rsidRPr="002C3124">
        <w:rPr>
          <w:rFonts w:asciiTheme="minorHAnsi" w:hAnsiTheme="minorHAnsi"/>
          <w:b/>
          <w:bCs/>
        </w:rPr>
        <w:instrText xml:space="preserve"> REF _Ref238541302 \h  \* MERGEFORMAT </w:instrText>
      </w:r>
      <w:r w:rsidRPr="002C3124">
        <w:rPr>
          <w:rFonts w:asciiTheme="minorHAnsi" w:hAnsiTheme="minorHAnsi"/>
          <w:b/>
          <w:bCs/>
        </w:rPr>
      </w:r>
      <w:r w:rsidRPr="002C3124">
        <w:rPr>
          <w:rFonts w:asciiTheme="minorHAnsi" w:hAnsiTheme="minorHAnsi"/>
          <w:b/>
          <w:bCs/>
        </w:rPr>
        <w:fldChar w:fldCharType="separate"/>
      </w:r>
      <w:r w:rsidRPr="002C3124">
        <w:rPr>
          <w:rFonts w:asciiTheme="minorHAnsi" w:hAnsiTheme="minorHAnsi"/>
          <w:b/>
          <w:bCs/>
        </w:rPr>
        <w:t xml:space="preserve">Figure </w:t>
      </w:r>
      <w:r w:rsidRPr="002C3124">
        <w:rPr>
          <w:rFonts w:asciiTheme="minorHAnsi" w:hAnsiTheme="minorHAnsi"/>
          <w:b/>
          <w:bCs/>
          <w:noProof/>
        </w:rPr>
        <w:t>6</w:t>
      </w:r>
      <w:r w:rsidRPr="002C3124">
        <w:rPr>
          <w:rFonts w:asciiTheme="minorHAnsi" w:hAnsiTheme="minorHAnsi"/>
          <w:b/>
          <w:bCs/>
        </w:rPr>
        <w:fldChar w:fldCharType="end"/>
      </w:r>
      <w:r w:rsidRPr="002C3124">
        <w:rPr>
          <w:rFonts w:asciiTheme="minorHAnsi" w:hAnsiTheme="minorHAnsi"/>
        </w:rPr>
        <w:t xml:space="preserve">, the population of the Tri-Cities region grew steadily between 1990 and 2020, increasing by 24.4 percent from 134,954 to 167,920. Over the same period, population growth in both Virginia and the United States outpaced that of the region, with Virginia’s population increasing by 39.5 percent and the nation’s population increasing by 33.3 percent. </w:t>
      </w:r>
    </w:p>
    <w:p w14:paraId="34D50B07" w14:textId="77777777" w:rsidR="004C3648" w:rsidRDefault="004C3648" w:rsidP="004C3648">
      <w:pPr>
        <w:pStyle w:val="Caption"/>
      </w:pPr>
      <w:bookmarkStart w:id="14" w:name="_Ref238541302"/>
      <w:r>
        <w:lastRenderedPageBreak/>
        <w:t xml:space="preserve">Figure </w:t>
      </w:r>
      <w:fldSimple w:instr=" SEQ Figure \* ARABIC ">
        <w:r>
          <w:rPr>
            <w:noProof/>
          </w:rPr>
          <w:t>6</w:t>
        </w:r>
      </w:fldSimple>
      <w:bookmarkEnd w:id="14"/>
      <w:r>
        <w:t>. Regional, State, and National Population Growth by Decade, 1990-2020</w:t>
      </w:r>
    </w:p>
    <w:p w14:paraId="6C14CC34" w14:textId="77777777" w:rsidR="004C3648" w:rsidRDefault="004C3648" w:rsidP="004C3648">
      <w:pPr>
        <w:pStyle w:val="NoSpacing"/>
        <w:rPr>
          <w:noProof/>
        </w:rPr>
      </w:pPr>
      <w:r>
        <w:rPr>
          <w:noProof/>
        </w:rPr>
        <w:drawing>
          <wp:inline distT="0" distB="0" distL="0" distR="0" wp14:anchorId="6CE78936" wp14:editId="0987CC0A">
            <wp:extent cx="5943600" cy="3657600"/>
            <wp:effectExtent l="0" t="0" r="0" b="0"/>
            <wp:docPr id="374433962" name="Chart 1">
              <a:extLst xmlns:a="http://schemas.openxmlformats.org/drawingml/2006/main">
                <a:ext uri="{FF2B5EF4-FFF2-40B4-BE49-F238E27FC236}">
                  <a16:creationId xmlns:a16="http://schemas.microsoft.com/office/drawing/2014/main" id="{52E6D51F-FE58-44BC-9FEE-64FDA6C98E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4EADDB9" w14:textId="77777777" w:rsidR="004C3648" w:rsidRPr="000F0232" w:rsidRDefault="004C3648" w:rsidP="004C3648">
      <w:pPr>
        <w:pStyle w:val="NoSpacing"/>
        <w:rPr>
          <w:rFonts w:asciiTheme="minorHAnsi" w:hAnsiTheme="minorHAnsi"/>
          <w:iCs/>
          <w:sz w:val="18"/>
          <w:szCs w:val="18"/>
        </w:rPr>
      </w:pPr>
      <w:r w:rsidRPr="000F0232">
        <w:rPr>
          <w:rFonts w:asciiTheme="minorHAnsi" w:hAnsiTheme="minorHAnsi"/>
          <w:noProof/>
          <w:sz w:val="18"/>
          <w:szCs w:val="18"/>
        </w:rPr>
        <w:t>Source:</w:t>
      </w:r>
      <w:r w:rsidRPr="000F0232">
        <w:rPr>
          <w:rFonts w:asciiTheme="minorHAnsi" w:hAnsiTheme="minorHAnsi"/>
          <w:iCs/>
          <w:sz w:val="18"/>
          <w:szCs w:val="18"/>
        </w:rPr>
        <w:t xml:space="preserve"> IPUMS National Historical Geographic Information System</w:t>
      </w:r>
    </w:p>
    <w:p w14:paraId="714905B4" w14:textId="77777777" w:rsidR="004C3648" w:rsidRPr="00EA65E1" w:rsidRDefault="004C3648" w:rsidP="004C3648">
      <w:pPr>
        <w:pStyle w:val="NoSpacing"/>
        <w:rPr>
          <w:noProof/>
        </w:rPr>
      </w:pPr>
    </w:p>
    <w:bookmarkStart w:id="15" w:name="_Ref235707215"/>
    <w:p w14:paraId="196CC234" w14:textId="77777777" w:rsidR="004C3648" w:rsidRPr="002C3124" w:rsidRDefault="004C3648" w:rsidP="004C3648">
      <w:pPr>
        <w:rPr>
          <w:rFonts w:asciiTheme="minorHAnsi" w:hAnsiTheme="minorHAnsi"/>
        </w:rPr>
      </w:pPr>
      <w:r w:rsidRPr="002C3124">
        <w:rPr>
          <w:rFonts w:asciiTheme="minorHAnsi" w:hAnsiTheme="minorHAnsi"/>
        </w:rPr>
        <w:fldChar w:fldCharType="begin"/>
      </w:r>
      <w:r w:rsidRPr="002C3124">
        <w:rPr>
          <w:rFonts w:asciiTheme="minorHAnsi" w:hAnsiTheme="minorHAnsi"/>
        </w:rPr>
        <w:instrText xml:space="preserve"> REF _Ref235708078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b/>
          <w:bCs/>
        </w:rPr>
        <w:t xml:space="preserve">Figure </w:t>
      </w:r>
      <w:r w:rsidRPr="002C3124">
        <w:rPr>
          <w:rFonts w:asciiTheme="minorHAnsi" w:hAnsiTheme="minorHAnsi"/>
          <w:b/>
          <w:bCs/>
          <w:noProof/>
        </w:rPr>
        <w:t>7</w:t>
      </w:r>
      <w:r w:rsidRPr="002C3124">
        <w:rPr>
          <w:rFonts w:asciiTheme="minorHAnsi" w:hAnsiTheme="minorHAnsi"/>
        </w:rPr>
        <w:fldChar w:fldCharType="end"/>
      </w:r>
      <w:r w:rsidRPr="002C3124">
        <w:rPr>
          <w:rFonts w:asciiTheme="minorHAnsi" w:hAnsiTheme="minorHAnsi"/>
        </w:rPr>
        <w:t xml:space="preserve"> illustrates that population growth has been uneven across the six jurisdictions and the three decennial periods between 1990 and 2020. During this period, the region’s largest population growth has occurred in counties dominated by suburban and rural areas. The TCAMPO portion of Chesterfield County grew by 69.3 percent between 1990 and 2020, experiencing the largest decennial increases between 1990-2000 and 2000-2010. The TCAMPO portion of Dinwiddie County also experienced strong growth, increasing by 58.3 percent over the same period, although growth slowed considerably after 2010. The TCAMPO portion of Prince George County grew by approximately 56 percent between 1990 and 2020, with its largest increase occurring between 2010 and 2020. Colonial Heights experienced steady population growth in each decade between 1990 and 2020 resulting in a 13.1 percent overall increase. In contrast, Petersburg experienced a 12.8 percent population decline between 1990 and 2020, with a 3 percent increase since 2010. During this period, Hopewell’s population remained stable with only a 0.3 percent decline between 1990 and 2020, although its population has slightly recovered in the last two decennial periods.</w:t>
      </w:r>
    </w:p>
    <w:p w14:paraId="7C630972" w14:textId="77777777" w:rsidR="004C3648" w:rsidRDefault="004C3648" w:rsidP="004C3648"/>
    <w:p w14:paraId="7E6E6255" w14:textId="77777777" w:rsidR="004C3648" w:rsidRDefault="004C3648" w:rsidP="004C3648"/>
    <w:p w14:paraId="6BBF43E6" w14:textId="77777777" w:rsidR="004C3648" w:rsidRDefault="004C3648" w:rsidP="004C3648"/>
    <w:p w14:paraId="239CB37C" w14:textId="77777777" w:rsidR="004C3648" w:rsidRDefault="004C3648" w:rsidP="004C3648"/>
    <w:p w14:paraId="4D9E694C" w14:textId="77777777" w:rsidR="004C3648" w:rsidRDefault="004C3648" w:rsidP="004C3648"/>
    <w:p w14:paraId="513A6CDD" w14:textId="77777777" w:rsidR="004C3648" w:rsidRDefault="004C3648" w:rsidP="004C3648"/>
    <w:p w14:paraId="496F3579" w14:textId="77777777" w:rsidR="004C3648" w:rsidRPr="00C864D1" w:rsidRDefault="004C3648" w:rsidP="004C3648"/>
    <w:p w14:paraId="4A633EF8" w14:textId="77777777" w:rsidR="004C3648" w:rsidRPr="00D351F6" w:rsidRDefault="004C3648" w:rsidP="004C3648">
      <w:pPr>
        <w:pStyle w:val="Caption"/>
      </w:pPr>
      <w:bookmarkStart w:id="16" w:name="_Ref235708078"/>
      <w:r w:rsidRPr="00D351F6">
        <w:lastRenderedPageBreak/>
        <w:t xml:space="preserve">Figure </w:t>
      </w:r>
      <w:fldSimple w:instr=" SEQ Figure \* ARABIC ">
        <w:r>
          <w:rPr>
            <w:noProof/>
          </w:rPr>
          <w:t>7</w:t>
        </w:r>
      </w:fldSimple>
      <w:bookmarkEnd w:id="15"/>
      <w:bookmarkEnd w:id="16"/>
      <w:r w:rsidRPr="00D351F6">
        <w:t>. TCAMPO Population Growth by Jurisdiction and Decade</w:t>
      </w:r>
      <w:r>
        <w:t xml:space="preserve">, </w:t>
      </w:r>
      <w:r w:rsidRPr="00D351F6">
        <w:t>1990-2020</w:t>
      </w:r>
    </w:p>
    <w:p w14:paraId="5C738C08" w14:textId="77777777" w:rsidR="004C3648" w:rsidRDefault="004C3648" w:rsidP="004C3648">
      <w:pPr>
        <w:pStyle w:val="NoSpacing"/>
      </w:pPr>
      <w:r w:rsidRPr="00C864D1">
        <w:rPr>
          <w:noProof/>
        </w:rPr>
        <w:drawing>
          <wp:inline distT="0" distB="0" distL="0" distR="0" wp14:anchorId="39AB5301" wp14:editId="7C9C301E">
            <wp:extent cx="5943600" cy="3657600"/>
            <wp:effectExtent l="0" t="0" r="0" b="0"/>
            <wp:docPr id="1539364993" name="Chart 1">
              <a:extLst xmlns:a="http://schemas.openxmlformats.org/drawingml/2006/main">
                <a:ext uri="{FF2B5EF4-FFF2-40B4-BE49-F238E27FC236}">
                  <a16:creationId xmlns:a16="http://schemas.microsoft.com/office/drawing/2014/main" id="{4AAE386C-DD4F-459A-9E3A-B438A387B5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7CFE3E0" w14:textId="77777777" w:rsidR="004C3648" w:rsidRPr="000F0232" w:rsidRDefault="004C3648" w:rsidP="004C3648">
      <w:pPr>
        <w:pStyle w:val="NoSpacing"/>
        <w:rPr>
          <w:rFonts w:asciiTheme="minorHAnsi" w:hAnsiTheme="minorHAnsi"/>
          <w:iCs/>
          <w:sz w:val="18"/>
          <w:szCs w:val="18"/>
        </w:rPr>
      </w:pPr>
      <w:r w:rsidRPr="000F0232">
        <w:rPr>
          <w:rFonts w:asciiTheme="minorHAnsi" w:hAnsiTheme="minorHAnsi"/>
          <w:noProof/>
          <w:sz w:val="18"/>
          <w:szCs w:val="18"/>
        </w:rPr>
        <w:t>Source:</w:t>
      </w:r>
      <w:r w:rsidRPr="000F0232">
        <w:rPr>
          <w:rFonts w:asciiTheme="minorHAnsi" w:hAnsiTheme="minorHAnsi"/>
          <w:iCs/>
          <w:sz w:val="18"/>
          <w:szCs w:val="18"/>
        </w:rPr>
        <w:t xml:space="preserve"> IPUMS National Historical Geographic Information System</w:t>
      </w:r>
    </w:p>
    <w:p w14:paraId="5D65E177" w14:textId="77777777" w:rsidR="004C3648" w:rsidRPr="002C3124" w:rsidRDefault="004C3648" w:rsidP="004C3648">
      <w:pPr>
        <w:rPr>
          <w:rFonts w:asciiTheme="minorHAnsi" w:hAnsiTheme="minorHAnsi"/>
        </w:rPr>
      </w:pPr>
      <w:bookmarkStart w:id="17" w:name="_Ref235709760"/>
      <w:r>
        <w:br/>
      </w:r>
      <w:r w:rsidRPr="002C3124">
        <w:rPr>
          <w:rFonts w:asciiTheme="minorHAnsi" w:hAnsiTheme="minorHAnsi"/>
        </w:rPr>
        <w:fldChar w:fldCharType="begin"/>
      </w:r>
      <w:r w:rsidRPr="002C3124">
        <w:rPr>
          <w:rFonts w:asciiTheme="minorHAnsi" w:hAnsiTheme="minorHAnsi"/>
        </w:rPr>
        <w:instrText xml:space="preserve"> REF _Ref238217027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b/>
          <w:bCs/>
        </w:rPr>
        <w:t xml:space="preserve">Figure </w:t>
      </w:r>
      <w:r w:rsidRPr="002C3124">
        <w:rPr>
          <w:rFonts w:asciiTheme="minorHAnsi" w:hAnsiTheme="minorHAnsi"/>
          <w:b/>
          <w:bCs/>
          <w:i/>
          <w:iCs/>
          <w:noProof/>
        </w:rPr>
        <w:t>8</w:t>
      </w:r>
      <w:r w:rsidRPr="002C3124">
        <w:rPr>
          <w:rFonts w:asciiTheme="minorHAnsi" w:hAnsiTheme="minorHAnsi"/>
        </w:rPr>
        <w:fldChar w:fldCharType="end"/>
      </w:r>
      <w:r w:rsidRPr="002C3124">
        <w:rPr>
          <w:rFonts w:asciiTheme="minorHAnsi" w:hAnsiTheme="minorHAnsi"/>
        </w:rPr>
        <w:t xml:space="preserve"> shows that the number of households in the region grew by 28.4 percent between 1990 and 2020, increasing from 48,586 to 62,362. Like population growth during this same period, households grew at a slower rate than both Virginia (44.9 percent) and the nation as a whole (37.9 percent). Furthermore, this growth was not evenly distributed among the region’s jurisdictions studied in this analysis. Chesterfield County experienced the highest growth (74.2 percent), followed by Dinwiddie County (61.1 percent) and Prince George County (46.9 percent). In contrast, household growth was positive, but substantially less in Colonial Heights (20.0 percent), Hopewell (4.2 percent), and Petersburg (4.4 percent). The latter two are notable given that Petersburg's and Hopewell’s population actually declined over this same period. </w:t>
      </w:r>
    </w:p>
    <w:p w14:paraId="28876AF3" w14:textId="77777777" w:rsidR="004C3648" w:rsidRPr="002C3124" w:rsidRDefault="004C3648" w:rsidP="004C3648">
      <w:pPr>
        <w:rPr>
          <w:rFonts w:asciiTheme="minorHAnsi" w:hAnsiTheme="minorHAnsi"/>
        </w:rPr>
      </w:pPr>
      <w:r w:rsidRPr="002C3124">
        <w:rPr>
          <w:rFonts w:asciiTheme="minorHAnsi" w:hAnsiTheme="minorHAnsi"/>
        </w:rPr>
        <w:t>The relationship between population and household growth rates is reflected in changes in household size. Across all jurisdictions, average household size declined by 3.1 percent from 2.8 to 2.7 people per household between 1990 and 2020. This reduction is consistent with broader demographic trends toward smaller households across the Commonwealth (minus 3.7 percent) and the United States (minus 3.4 percent). Within the region, household size decreased in all jurisdictions except Prince George, where it increased from 3.4 to 3.6 people per household. In contrast, Petersburg experienced the largest decline, falling by 16.5 percent from 2.6 to 2.2 people per household.</w:t>
      </w:r>
    </w:p>
    <w:p w14:paraId="6E1EA226" w14:textId="77777777" w:rsidR="004C3648" w:rsidRDefault="004C3648" w:rsidP="004C3648"/>
    <w:p w14:paraId="283F7CA6" w14:textId="77777777" w:rsidR="004C3648" w:rsidRPr="00BA1F82" w:rsidRDefault="004C3648" w:rsidP="004C3648">
      <w:pPr>
        <w:pStyle w:val="Caption"/>
      </w:pPr>
      <w:bookmarkStart w:id="18" w:name="_Ref238217027"/>
      <w:r w:rsidRPr="00BA1F82">
        <w:lastRenderedPageBreak/>
        <w:t xml:space="preserve">Figure </w:t>
      </w:r>
      <w:fldSimple w:instr=" SEQ Figure \* ARABIC ">
        <w:r>
          <w:rPr>
            <w:noProof/>
          </w:rPr>
          <w:t>8</w:t>
        </w:r>
      </w:fldSimple>
      <w:bookmarkEnd w:id="18"/>
      <w:r w:rsidRPr="00BA1F82">
        <w:t xml:space="preserve">. </w:t>
      </w:r>
      <w:r>
        <w:t xml:space="preserve">Regional, State, and National </w:t>
      </w:r>
      <w:r w:rsidRPr="00BA1F82">
        <w:t xml:space="preserve">Household Growth </w:t>
      </w:r>
      <w:r>
        <w:t xml:space="preserve">by Decade, 1990-2020 </w:t>
      </w:r>
    </w:p>
    <w:p w14:paraId="269DB510" w14:textId="77777777" w:rsidR="004C3648" w:rsidRPr="00C864D1" w:rsidRDefault="004C3648" w:rsidP="004C3648">
      <w:pPr>
        <w:pStyle w:val="NoSpacing"/>
      </w:pPr>
      <w:r>
        <w:rPr>
          <w:noProof/>
        </w:rPr>
        <w:drawing>
          <wp:inline distT="0" distB="0" distL="0" distR="0" wp14:anchorId="0EEED82D" wp14:editId="7BE7F1C3">
            <wp:extent cx="5943600" cy="3585845"/>
            <wp:effectExtent l="0" t="0" r="0" b="14605"/>
            <wp:docPr id="136075539" name="Chart 1">
              <a:extLst xmlns:a="http://schemas.openxmlformats.org/drawingml/2006/main">
                <a:ext uri="{FF2B5EF4-FFF2-40B4-BE49-F238E27FC236}">
                  <a16:creationId xmlns:a16="http://schemas.microsoft.com/office/drawing/2014/main" id="{58C7BB3F-9D5D-486E-87A6-BBE83AB18F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B37E89A" w14:textId="77777777" w:rsidR="004C3648" w:rsidRPr="000F0232" w:rsidRDefault="004C3648" w:rsidP="004C3648">
      <w:pPr>
        <w:pStyle w:val="NoSpacing"/>
        <w:rPr>
          <w:rFonts w:asciiTheme="minorHAnsi" w:hAnsiTheme="minorHAnsi"/>
          <w:iCs/>
          <w:sz w:val="18"/>
          <w:szCs w:val="18"/>
        </w:rPr>
      </w:pPr>
      <w:r w:rsidRPr="000F0232">
        <w:rPr>
          <w:rFonts w:asciiTheme="minorHAnsi" w:hAnsiTheme="minorHAnsi"/>
          <w:noProof/>
          <w:sz w:val="18"/>
          <w:szCs w:val="18"/>
        </w:rPr>
        <w:t>Source:</w:t>
      </w:r>
      <w:r w:rsidRPr="000F0232">
        <w:rPr>
          <w:rFonts w:asciiTheme="minorHAnsi" w:hAnsiTheme="minorHAnsi"/>
          <w:iCs/>
          <w:sz w:val="18"/>
          <w:szCs w:val="18"/>
        </w:rPr>
        <w:t xml:space="preserve"> IPUMS National Historical Geographic Information System</w:t>
      </w:r>
    </w:p>
    <w:p w14:paraId="7AE321DA" w14:textId="77777777" w:rsidR="004C3648" w:rsidRPr="002C3124" w:rsidRDefault="004C3648" w:rsidP="004C3648">
      <w:pPr>
        <w:rPr>
          <w:rFonts w:asciiTheme="minorHAnsi" w:hAnsiTheme="minorHAnsi" w:cs="Arial"/>
          <w:b/>
          <w:bCs/>
        </w:rPr>
      </w:pPr>
      <w:bookmarkStart w:id="19" w:name="_Ref235711055"/>
      <w:bookmarkStart w:id="20" w:name="_Ref235710989"/>
      <w:r>
        <w:br/>
      </w:r>
      <w:r w:rsidRPr="002C3124">
        <w:rPr>
          <w:rFonts w:asciiTheme="minorHAnsi" w:hAnsiTheme="minorHAnsi"/>
        </w:rPr>
        <w:t xml:space="preserve">As with population growth, </w:t>
      </w:r>
      <w:r w:rsidRPr="002C3124">
        <w:rPr>
          <w:rFonts w:asciiTheme="minorHAnsi" w:hAnsiTheme="minorHAnsi"/>
        </w:rPr>
        <w:fldChar w:fldCharType="begin"/>
      </w:r>
      <w:r w:rsidRPr="002C3124">
        <w:rPr>
          <w:rFonts w:asciiTheme="minorHAnsi" w:hAnsiTheme="minorHAnsi"/>
        </w:rPr>
        <w:instrText xml:space="preserve"> REF _Ref236055527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cs="Arial"/>
          <w:b/>
          <w:bCs/>
          <w:noProof/>
        </w:rPr>
        <w:t>Figure</w:t>
      </w:r>
      <w:r w:rsidRPr="002C3124">
        <w:rPr>
          <w:rFonts w:asciiTheme="minorHAnsi" w:hAnsiTheme="minorHAnsi" w:cs="Arial"/>
          <w:b/>
          <w:bCs/>
          <w:i/>
          <w:iCs/>
          <w:noProof/>
        </w:rPr>
        <w:t xml:space="preserve"> 9</w:t>
      </w:r>
      <w:r w:rsidRPr="002C3124">
        <w:rPr>
          <w:rFonts w:asciiTheme="minorHAnsi" w:hAnsiTheme="minorHAnsi"/>
        </w:rPr>
        <w:fldChar w:fldCharType="end"/>
      </w:r>
      <w:r w:rsidRPr="002C3124">
        <w:rPr>
          <w:rFonts w:asciiTheme="minorHAnsi" w:hAnsiTheme="minorHAnsi"/>
        </w:rPr>
        <w:t xml:space="preserve"> illustrates that household growth varied significantly by jurisdiction and decennial period. In Chesterfield, Dinwiddie, Prince George, and Colonial Heights, household growth was strongest between 1990 and 2000. Hopewell and Petersburg followed the opposite pattern, with both cities recording their fastest household growth between 2010 and 2020. After losing households throughout the 1990s and 2000s, Petersburg had the highest household growth rate of any TCAMPO jurisdiction between 2010 and 2020, even as its population growth remained the second lowest in the region. This discrepancy suggests that much of Petersburg's new housing stock was absorbed by smaller households.</w:t>
      </w:r>
    </w:p>
    <w:p w14:paraId="76969417" w14:textId="77777777" w:rsidR="004C3648" w:rsidRPr="00BA1F82" w:rsidRDefault="004C3648" w:rsidP="004C3648">
      <w:pPr>
        <w:pStyle w:val="Caption"/>
      </w:pPr>
      <w:bookmarkStart w:id="21" w:name="_Ref236055527"/>
      <w:bookmarkEnd w:id="17"/>
      <w:bookmarkEnd w:id="19"/>
      <w:bookmarkEnd w:id="20"/>
      <w:r w:rsidRPr="00BA1F82">
        <w:lastRenderedPageBreak/>
        <w:t xml:space="preserve">Figure </w:t>
      </w:r>
      <w:fldSimple w:instr=" SEQ Figure \* ARABIC ">
        <w:r>
          <w:rPr>
            <w:noProof/>
          </w:rPr>
          <w:t>9</w:t>
        </w:r>
      </w:fldSimple>
      <w:bookmarkEnd w:id="21"/>
      <w:r w:rsidRPr="00BA1F82">
        <w:t>. TCAMPO Household Growth by Jurisdiction and Decade</w:t>
      </w:r>
      <w:r>
        <w:t xml:space="preserve">, </w:t>
      </w:r>
      <w:r w:rsidRPr="00BA1F82">
        <w:t>1990-2020</w:t>
      </w:r>
    </w:p>
    <w:p w14:paraId="09BC25C7" w14:textId="77777777" w:rsidR="004C3648" w:rsidRPr="00C864D1" w:rsidRDefault="004C3648" w:rsidP="004C3648">
      <w:pPr>
        <w:pStyle w:val="NoSpacing"/>
      </w:pPr>
      <w:r>
        <w:rPr>
          <w:noProof/>
        </w:rPr>
        <w:drawing>
          <wp:inline distT="0" distB="0" distL="0" distR="0" wp14:anchorId="0C32C79E" wp14:editId="1320C2F5">
            <wp:extent cx="5943600" cy="3657600"/>
            <wp:effectExtent l="0" t="0" r="0" b="0"/>
            <wp:docPr id="1466371867" name="Chart 1">
              <a:extLst xmlns:a="http://schemas.openxmlformats.org/drawingml/2006/main">
                <a:ext uri="{FF2B5EF4-FFF2-40B4-BE49-F238E27FC236}">
                  <a16:creationId xmlns:a16="http://schemas.microsoft.com/office/drawing/2014/main" id="{26624487-1E07-4193-91C8-0F981077FF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201FAAB" w14:textId="77777777" w:rsidR="004C3648" w:rsidRPr="000F0232" w:rsidRDefault="004C3648" w:rsidP="004C3648">
      <w:pPr>
        <w:pStyle w:val="NoSpacing"/>
        <w:rPr>
          <w:rFonts w:asciiTheme="minorHAnsi" w:hAnsiTheme="minorHAnsi"/>
          <w:iCs/>
          <w:sz w:val="18"/>
          <w:szCs w:val="18"/>
        </w:rPr>
      </w:pPr>
      <w:r w:rsidRPr="000F0232">
        <w:rPr>
          <w:rFonts w:asciiTheme="minorHAnsi" w:hAnsiTheme="minorHAnsi"/>
          <w:noProof/>
          <w:sz w:val="18"/>
          <w:szCs w:val="18"/>
        </w:rPr>
        <w:t>Source:</w:t>
      </w:r>
      <w:r w:rsidRPr="000F0232">
        <w:rPr>
          <w:rFonts w:asciiTheme="minorHAnsi" w:hAnsiTheme="minorHAnsi"/>
          <w:iCs/>
          <w:sz w:val="18"/>
          <w:szCs w:val="18"/>
        </w:rPr>
        <w:t xml:space="preserve"> IPUMS National Historical Geographic Information System</w:t>
      </w:r>
    </w:p>
    <w:p w14:paraId="70FA2E83" w14:textId="77777777" w:rsidR="004C3648" w:rsidRPr="002C3124" w:rsidRDefault="004C3648" w:rsidP="004C3648">
      <w:pPr>
        <w:rPr>
          <w:rFonts w:asciiTheme="minorHAnsi" w:hAnsiTheme="minorHAnsi"/>
        </w:rPr>
      </w:pPr>
      <w:r w:rsidRPr="00B40C13">
        <w:br/>
      </w:r>
      <w:r w:rsidRPr="002C3124">
        <w:rPr>
          <w:rFonts w:asciiTheme="minorHAnsi" w:hAnsiTheme="minorHAnsi"/>
        </w:rPr>
        <w:t xml:space="preserve">Because the earliest available year for LEHD data is 2002, historical block-level employment data is not available for this analysis. Therefore, QCEW county-level annual averages were proportionally allocated to the Tri-Cities boundaries using area weighted interpolation based on block-level total employment in the 2023 LODES WAC dataset. </w:t>
      </w:r>
      <w:r w:rsidRPr="002C3124">
        <w:rPr>
          <w:rFonts w:asciiTheme="minorHAnsi" w:hAnsiTheme="minorHAnsi"/>
        </w:rPr>
        <w:fldChar w:fldCharType="begin"/>
      </w:r>
      <w:r w:rsidRPr="002C3124">
        <w:rPr>
          <w:rFonts w:asciiTheme="minorHAnsi" w:hAnsiTheme="minorHAnsi"/>
        </w:rPr>
        <w:instrText xml:space="preserve"> REF _Ref235714937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b/>
          <w:bCs/>
        </w:rPr>
        <w:t xml:space="preserve">Figure </w:t>
      </w:r>
      <w:r w:rsidRPr="002C3124">
        <w:rPr>
          <w:rFonts w:asciiTheme="minorHAnsi" w:hAnsiTheme="minorHAnsi"/>
          <w:b/>
          <w:bCs/>
          <w:noProof/>
        </w:rPr>
        <w:t>10</w:t>
      </w:r>
      <w:r w:rsidRPr="002C3124">
        <w:rPr>
          <w:rFonts w:asciiTheme="minorHAnsi" w:hAnsiTheme="minorHAnsi"/>
        </w:rPr>
        <w:fldChar w:fldCharType="end"/>
      </w:r>
      <w:r w:rsidRPr="002C3124">
        <w:rPr>
          <w:rFonts w:asciiTheme="minorHAnsi" w:hAnsiTheme="minorHAnsi"/>
        </w:rPr>
        <w:t xml:space="preserve"> shows that employment in the Tri-Cities region has increased by about 47.3 percent from 37,198 in 1990 to 54,780 in 2020. In contrast with population and households, employment is growing at a faster rate than the state (32.3%) and the country (28.1%). Employment growth was comparatively slower between 2000 and 2010, reflecting the impacts of the Great Recession and broader economic conditions that reduced job growth during that period.</w:t>
      </w:r>
    </w:p>
    <w:p w14:paraId="48D740DD" w14:textId="77777777" w:rsidR="004C3648" w:rsidRPr="00BA1F82" w:rsidRDefault="004C3648" w:rsidP="004C3648">
      <w:pPr>
        <w:pStyle w:val="Caption"/>
      </w:pPr>
      <w:bookmarkStart w:id="22" w:name="_Ref235714937"/>
      <w:r w:rsidRPr="00BA1F82">
        <w:lastRenderedPageBreak/>
        <w:t xml:space="preserve">Figure </w:t>
      </w:r>
      <w:fldSimple w:instr=" SEQ Figure \* ARABIC ">
        <w:r>
          <w:rPr>
            <w:noProof/>
          </w:rPr>
          <w:t>10</w:t>
        </w:r>
      </w:fldSimple>
      <w:bookmarkEnd w:id="22"/>
      <w:r w:rsidRPr="00BA1F82">
        <w:t xml:space="preserve">. </w:t>
      </w:r>
      <w:r>
        <w:t xml:space="preserve">Regional, State, and National </w:t>
      </w:r>
      <w:r w:rsidRPr="00BA1F82">
        <w:t xml:space="preserve">Employment Growth </w:t>
      </w:r>
      <w:r>
        <w:t xml:space="preserve">by Decade, 1990-2020 </w:t>
      </w:r>
    </w:p>
    <w:p w14:paraId="04E04012" w14:textId="77777777" w:rsidR="004C3648" w:rsidRPr="001F5C36" w:rsidRDefault="004C3648" w:rsidP="004C3648">
      <w:pPr>
        <w:rPr>
          <w:sz w:val="18"/>
          <w:szCs w:val="18"/>
        </w:rPr>
      </w:pPr>
      <w:r w:rsidRPr="001F5C36">
        <w:rPr>
          <w:noProof/>
          <w:sz w:val="18"/>
          <w:szCs w:val="18"/>
          <w14:ligatures w14:val="standardContextual"/>
        </w:rPr>
        <w:drawing>
          <wp:inline distT="0" distB="0" distL="0" distR="0" wp14:anchorId="6AE3DA36" wp14:editId="42374613">
            <wp:extent cx="5943600" cy="3657600"/>
            <wp:effectExtent l="0" t="0" r="0" b="0"/>
            <wp:docPr id="250788654" name="Chart 1">
              <a:extLst xmlns:a="http://schemas.openxmlformats.org/drawingml/2006/main">
                <a:ext uri="{FF2B5EF4-FFF2-40B4-BE49-F238E27FC236}">
                  <a16:creationId xmlns:a16="http://schemas.microsoft.com/office/drawing/2014/main" id="{9F988C68-BB7F-4350-955A-85084251DE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sidRPr="001F5C36">
        <w:rPr>
          <w:sz w:val="18"/>
          <w:szCs w:val="18"/>
        </w:rPr>
        <w:br/>
        <w:t>Source: Bureau of Labor Statistics QCEW County-Level Annual Averages</w:t>
      </w:r>
    </w:p>
    <w:p w14:paraId="2A06A797" w14:textId="77777777" w:rsidR="004C3648" w:rsidRPr="00C864D1" w:rsidRDefault="004C3648" w:rsidP="004C3648">
      <w:pPr>
        <w:tabs>
          <w:tab w:val="left" w:pos="6516"/>
          <w:tab w:val="right" w:leader="dot" w:pos="14463"/>
        </w:tabs>
        <w:spacing w:before="240" w:after="240"/>
        <w:rPr>
          <w:i/>
          <w:iCs/>
          <w:spacing w:val="-2"/>
        </w:rPr>
      </w:pPr>
      <w:r w:rsidRPr="00C864D1">
        <w:rPr>
          <w:i/>
          <w:iCs/>
          <w:spacing w:val="-2"/>
        </w:rPr>
        <w:t>Shift-Share Employment Growth by BLS Supersector</w:t>
      </w:r>
    </w:p>
    <w:p w14:paraId="5C581668" w14:textId="77777777" w:rsidR="004C3648" w:rsidRPr="002C3124" w:rsidRDefault="004C3648" w:rsidP="004C3648">
      <w:pPr>
        <w:rPr>
          <w:rFonts w:asciiTheme="minorHAnsi" w:hAnsiTheme="minorHAnsi"/>
        </w:rPr>
      </w:pPr>
      <w:bookmarkStart w:id="23" w:name="_Ref237957286"/>
      <w:r w:rsidRPr="002C3124">
        <w:rPr>
          <w:rFonts w:asciiTheme="minorHAnsi" w:hAnsiTheme="minorHAnsi"/>
        </w:rPr>
        <w:t xml:space="preserve">In this section, employment growth in the Tri-Cities region is evaluated across all BLS supersectors using shift-share analysis. Supersectors are high-level industry groupings used by BLS for the QCEW program, aggregating employment across related two-digit NAICS sectors to provide a wider view of economic activity in an area. These industries can be further grouped into the Goods-Producing and Service-Providing domains. </w:t>
      </w:r>
      <w:r w:rsidRPr="002C3124">
        <w:rPr>
          <w:rFonts w:asciiTheme="minorHAnsi" w:hAnsiTheme="minorHAnsi"/>
          <w:b/>
          <w:bCs/>
        </w:rPr>
        <w:fldChar w:fldCharType="begin"/>
      </w:r>
      <w:r w:rsidRPr="002C3124">
        <w:rPr>
          <w:rFonts w:asciiTheme="minorHAnsi" w:hAnsiTheme="minorHAnsi"/>
          <w:b/>
          <w:bCs/>
        </w:rPr>
        <w:instrText xml:space="preserve"> REF _Ref238726019 \h  \* MERGEFORMAT </w:instrText>
      </w:r>
      <w:r w:rsidRPr="002C3124">
        <w:rPr>
          <w:rFonts w:asciiTheme="minorHAnsi" w:hAnsiTheme="minorHAnsi"/>
          <w:b/>
          <w:bCs/>
        </w:rPr>
      </w:r>
      <w:r w:rsidRPr="002C3124">
        <w:rPr>
          <w:rFonts w:asciiTheme="minorHAnsi" w:hAnsiTheme="minorHAnsi"/>
          <w:b/>
          <w:bCs/>
        </w:rPr>
        <w:fldChar w:fldCharType="separate"/>
      </w:r>
      <w:r w:rsidRPr="002C3124">
        <w:rPr>
          <w:rFonts w:asciiTheme="minorHAnsi" w:hAnsiTheme="minorHAnsi"/>
          <w:b/>
          <w:bCs/>
        </w:rPr>
        <w:t xml:space="preserve">Figure </w:t>
      </w:r>
      <w:r w:rsidRPr="002C3124">
        <w:rPr>
          <w:rFonts w:asciiTheme="minorHAnsi" w:hAnsiTheme="minorHAnsi"/>
          <w:b/>
          <w:bCs/>
          <w:noProof/>
        </w:rPr>
        <w:t>11</w:t>
      </w:r>
      <w:r w:rsidRPr="002C3124">
        <w:rPr>
          <w:rFonts w:asciiTheme="minorHAnsi" w:hAnsiTheme="minorHAnsi"/>
          <w:b/>
          <w:bCs/>
        </w:rPr>
        <w:fldChar w:fldCharType="end"/>
      </w:r>
      <w:r w:rsidRPr="002C3124">
        <w:rPr>
          <w:rFonts w:asciiTheme="minorHAnsi" w:hAnsiTheme="minorHAnsi"/>
          <w:b/>
          <w:bCs/>
        </w:rPr>
        <w:t xml:space="preserve"> </w:t>
      </w:r>
      <w:r w:rsidRPr="002C3124">
        <w:rPr>
          <w:rFonts w:asciiTheme="minorHAnsi" w:hAnsiTheme="minorHAnsi"/>
        </w:rPr>
        <w:t>illustrates the NAICS sectors that comprise each super-sector and domain.</w:t>
      </w:r>
    </w:p>
    <w:p w14:paraId="3A6089B8" w14:textId="77777777" w:rsidR="004C3648" w:rsidRPr="002C3124" w:rsidRDefault="004C3648" w:rsidP="004C3648">
      <w:pPr>
        <w:rPr>
          <w:rFonts w:asciiTheme="minorHAnsi" w:hAnsiTheme="minorHAnsi"/>
        </w:rPr>
      </w:pPr>
      <w:r w:rsidRPr="002C3124">
        <w:rPr>
          <w:rFonts w:asciiTheme="minorHAnsi" w:hAnsiTheme="minorHAnsi"/>
        </w:rPr>
        <w:t xml:space="preserve">As shown in </w:t>
      </w:r>
      <w:r w:rsidRPr="002C3124">
        <w:rPr>
          <w:rFonts w:asciiTheme="minorHAnsi" w:hAnsiTheme="minorHAnsi"/>
          <w:b/>
          <w:bCs/>
        </w:rPr>
        <w:fldChar w:fldCharType="begin"/>
      </w:r>
      <w:r w:rsidRPr="002C3124">
        <w:rPr>
          <w:rFonts w:asciiTheme="minorHAnsi" w:hAnsiTheme="minorHAnsi"/>
          <w:b/>
          <w:bCs/>
        </w:rPr>
        <w:instrText xml:space="preserve"> REF _Ref238541458 \h  \* MERGEFORMAT </w:instrText>
      </w:r>
      <w:r w:rsidRPr="002C3124">
        <w:rPr>
          <w:rFonts w:asciiTheme="minorHAnsi" w:hAnsiTheme="minorHAnsi"/>
          <w:b/>
          <w:bCs/>
        </w:rPr>
      </w:r>
      <w:r w:rsidRPr="002C3124">
        <w:rPr>
          <w:rFonts w:asciiTheme="minorHAnsi" w:hAnsiTheme="minorHAnsi"/>
          <w:b/>
          <w:bCs/>
        </w:rPr>
        <w:fldChar w:fldCharType="separate"/>
      </w:r>
      <w:r w:rsidRPr="002C3124">
        <w:rPr>
          <w:rFonts w:asciiTheme="minorHAnsi" w:hAnsiTheme="minorHAnsi"/>
          <w:b/>
          <w:bCs/>
        </w:rPr>
        <w:t xml:space="preserve">Figure </w:t>
      </w:r>
      <w:r w:rsidRPr="002C3124">
        <w:rPr>
          <w:rFonts w:asciiTheme="minorHAnsi" w:hAnsiTheme="minorHAnsi"/>
          <w:b/>
          <w:bCs/>
          <w:noProof/>
        </w:rPr>
        <w:t>12</w:t>
      </w:r>
      <w:r w:rsidRPr="002C3124">
        <w:rPr>
          <w:rFonts w:asciiTheme="minorHAnsi" w:hAnsiTheme="minorHAnsi"/>
          <w:b/>
          <w:bCs/>
        </w:rPr>
        <w:fldChar w:fldCharType="end"/>
      </w:r>
      <w:r w:rsidRPr="002C3124">
        <w:rPr>
          <w:rFonts w:asciiTheme="minorHAnsi" w:hAnsiTheme="minorHAnsi"/>
        </w:rPr>
        <w:t>, net employment in the Tri-Cities region increased across most major industry supersectors between 2019 and 2023, although the magnitude and causes of growth varied by sector. Shift-share analysis decomposes a regional employment change into three components: the National Growth Component (NGC), which measures growth attributable to the overall national employment trends; the Industrial Mix Component (IMC), which reflects the industry-specific national growth patterns; and the Local Share Component (LSC), which captures growth resulting from factors unique to the region. Combined, the NGC, the IMC, and the LSC help identify the industries driving regional employment growth and determine whether observed changes reflect broader national trends or a competitive advantage specific to the Tri-Cities region.</w:t>
      </w:r>
    </w:p>
    <w:p w14:paraId="24902DF0" w14:textId="77777777" w:rsidR="004C3648" w:rsidRDefault="004C3648" w:rsidP="004C3648"/>
    <w:p w14:paraId="4A3F1EB6" w14:textId="77777777" w:rsidR="004C3648" w:rsidRDefault="004C3648" w:rsidP="004C3648">
      <w:pPr>
        <w:pStyle w:val="Caption"/>
      </w:pPr>
      <w:bookmarkStart w:id="24" w:name="_Ref238726019"/>
      <w:r>
        <w:rPr>
          <w:noProof/>
          <w14:ligatures w14:val="standardContextual"/>
        </w:rPr>
        <w:lastRenderedPageBreak/>
        <w:drawing>
          <wp:anchor distT="0" distB="0" distL="114300" distR="114300" simplePos="0" relativeHeight="251659264" behindDoc="0" locked="0" layoutInCell="1" allowOverlap="1" wp14:anchorId="5D881580" wp14:editId="48ADBE18">
            <wp:simplePos x="0" y="0"/>
            <wp:positionH relativeFrom="column">
              <wp:posOffset>0</wp:posOffset>
            </wp:positionH>
            <wp:positionV relativeFrom="paragraph">
              <wp:posOffset>584099</wp:posOffset>
            </wp:positionV>
            <wp:extent cx="5943600" cy="6858000"/>
            <wp:effectExtent l="57150" t="0" r="19050" b="0"/>
            <wp:wrapSquare wrapText="bothSides"/>
            <wp:docPr id="58492034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anchor>
        </w:drawing>
      </w:r>
      <w:r>
        <w:t xml:space="preserve">Figure </w:t>
      </w:r>
      <w:fldSimple w:instr=" SEQ Figure \* ARABIC ">
        <w:r>
          <w:rPr>
            <w:noProof/>
          </w:rPr>
          <w:t>11</w:t>
        </w:r>
      </w:fldSimple>
      <w:bookmarkEnd w:id="24"/>
      <w:r>
        <w:t xml:space="preserve">. </w:t>
      </w:r>
      <w:r w:rsidRPr="00B806AE">
        <w:t>QCEW High-Level Industry Crosswalk</w:t>
      </w:r>
    </w:p>
    <w:tbl>
      <w:tblPr>
        <w:tblStyle w:val="PlainTable5"/>
        <w:tblW w:w="0" w:type="auto"/>
        <w:jc w:val="center"/>
        <w:tblLook w:val="04A0" w:firstRow="1" w:lastRow="0" w:firstColumn="1" w:lastColumn="0" w:noHBand="0" w:noVBand="1"/>
      </w:tblPr>
      <w:tblGrid>
        <w:gridCol w:w="1002"/>
        <w:gridCol w:w="3217"/>
        <w:gridCol w:w="5141"/>
      </w:tblGrid>
      <w:tr w:rsidR="004C3648" w14:paraId="2B552670" w14:textId="77777777" w:rsidTr="00CA4198">
        <w:trPr>
          <w:cnfStyle w:val="100000000000" w:firstRow="1" w:lastRow="0" w:firstColumn="0" w:lastColumn="0" w:oddVBand="0" w:evenVBand="0" w:oddHBand="0" w:evenHBand="0" w:firstRowFirstColumn="0" w:firstRowLastColumn="0" w:lastRowFirstColumn="0" w:lastRowLastColumn="0"/>
          <w:trHeight w:val="144"/>
          <w:jc w:val="center"/>
        </w:trPr>
        <w:tc>
          <w:tcPr>
            <w:cnfStyle w:val="001000000100" w:firstRow="0" w:lastRow="0" w:firstColumn="1" w:lastColumn="0" w:oddVBand="0" w:evenVBand="0" w:oddHBand="0" w:evenHBand="0" w:firstRowFirstColumn="1" w:firstRowLastColumn="0" w:lastRowFirstColumn="0" w:lastRowLastColumn="0"/>
            <w:tcW w:w="882" w:type="dxa"/>
          </w:tcPr>
          <w:p w14:paraId="728A13BE" w14:textId="77777777" w:rsidR="004C3648" w:rsidRPr="00487F38" w:rsidRDefault="004C3648" w:rsidP="00CA4198">
            <w:pPr>
              <w:pStyle w:val="Caption"/>
            </w:pPr>
            <w:r w:rsidRPr="00487F38">
              <w:t>Domain</w:t>
            </w:r>
          </w:p>
        </w:tc>
        <w:tc>
          <w:tcPr>
            <w:tcW w:w="3258" w:type="dxa"/>
          </w:tcPr>
          <w:p w14:paraId="362441E1" w14:textId="77777777" w:rsidR="004C3648" w:rsidRPr="00487F38" w:rsidRDefault="004C3648" w:rsidP="00CA4198">
            <w:pPr>
              <w:pStyle w:val="Caption"/>
              <w:cnfStyle w:val="100000000000" w:firstRow="1" w:lastRow="0" w:firstColumn="0" w:lastColumn="0" w:oddVBand="0" w:evenVBand="0" w:oddHBand="0" w:evenHBand="0" w:firstRowFirstColumn="0" w:firstRowLastColumn="0" w:lastRowFirstColumn="0" w:lastRowLastColumn="0"/>
            </w:pPr>
            <w:r w:rsidRPr="00487F38">
              <w:t>Super-Sector</w:t>
            </w:r>
          </w:p>
        </w:tc>
        <w:tc>
          <w:tcPr>
            <w:tcW w:w="5215" w:type="dxa"/>
          </w:tcPr>
          <w:p w14:paraId="28003745" w14:textId="77777777" w:rsidR="004C3648" w:rsidRPr="00487F38" w:rsidRDefault="004C3648" w:rsidP="00CA4198">
            <w:pPr>
              <w:pStyle w:val="Caption"/>
              <w:cnfStyle w:val="100000000000" w:firstRow="1" w:lastRow="0" w:firstColumn="0" w:lastColumn="0" w:oddVBand="0" w:evenVBand="0" w:oddHBand="0" w:evenHBand="0" w:firstRowFirstColumn="0" w:firstRowLastColumn="0" w:lastRowFirstColumn="0" w:lastRowLastColumn="0"/>
            </w:pPr>
            <w:r w:rsidRPr="00487F38">
              <w:t>NAICS-Sector</w:t>
            </w:r>
          </w:p>
        </w:tc>
      </w:tr>
    </w:tbl>
    <w:p w14:paraId="7CB05E64" w14:textId="77777777" w:rsidR="004C3648" w:rsidRDefault="004C3648" w:rsidP="004C3648">
      <w:pPr>
        <w:sectPr w:rsidR="004C3648" w:rsidSect="004C3648">
          <w:type w:val="continuous"/>
          <w:pgSz w:w="12240" w:h="15840" w:code="1"/>
          <w:pgMar w:top="1440" w:right="1440" w:bottom="1440" w:left="1440" w:header="720" w:footer="720" w:gutter="0"/>
          <w:cols w:space="720"/>
          <w:docGrid w:linePitch="360"/>
        </w:sectPr>
      </w:pPr>
    </w:p>
    <w:p w14:paraId="15221C04" w14:textId="77777777" w:rsidR="004C3648" w:rsidRPr="002C3124" w:rsidRDefault="004C3648" w:rsidP="004C3648">
      <w:pPr>
        <w:rPr>
          <w:rFonts w:asciiTheme="minorHAnsi" w:hAnsiTheme="minorHAnsi"/>
        </w:rPr>
      </w:pPr>
      <w:r w:rsidRPr="002C3124">
        <w:rPr>
          <w:rFonts w:asciiTheme="minorHAnsi" w:hAnsiTheme="minorHAnsi"/>
        </w:rPr>
        <w:lastRenderedPageBreak/>
        <w:t>The analysis revealed that Trade, Transportation &amp; Utilities was the region's largest source of net employment growth between 2019 and 2023, adding 950 jobs. Most of that growth came from the NGC (+585 jobs), or what the region would have gained/lost in this industry if it simply grew at the national economy's overall rate. The IMC (+158 jobs) and LSC (+208 jobs) were both smaller than the NGC but positive, suggesting this industry grew faster than the overall national economy and the region also outperformed the national trend for this specific industry.</w:t>
      </w:r>
      <w:bookmarkStart w:id="25" w:name="_Ref238034189"/>
      <w:r w:rsidRPr="002C3124">
        <w:rPr>
          <w:rFonts w:asciiTheme="minorHAnsi" w:hAnsiTheme="minorHAnsi"/>
        </w:rPr>
        <w:t xml:space="preserve"> </w:t>
      </w:r>
    </w:p>
    <w:p w14:paraId="58997854" w14:textId="77777777" w:rsidR="004C3648" w:rsidRPr="002C3124" w:rsidRDefault="004C3648" w:rsidP="004C3648">
      <w:pPr>
        <w:pStyle w:val="BodyText"/>
        <w:rPr>
          <w:rFonts w:asciiTheme="minorHAnsi" w:hAnsiTheme="minorHAnsi"/>
        </w:rPr>
      </w:pPr>
      <w:r w:rsidRPr="002C3124">
        <w:rPr>
          <w:rFonts w:asciiTheme="minorHAnsi" w:hAnsiTheme="minorHAnsi"/>
        </w:rPr>
        <w:t>The strong positive local growth in both Trade, Transportation &amp; Utilities and Manufacturing is consistent with the region's position along the I-95 and I-85 corridors and its growing role as a goods movement and freight logistics hub, reflected in warehousing, distribution, and freight-dependent manufacturing activity in the Tri-Cities region. The Professional &amp; Business Services, Public Administration, and Financial Activities supersectors also had strong local growth and outperformed national growth for these industries. Because freight-dependent sectors in the Goods-Producing and Service-Providing domains are outperforming national trends at the local level, freight infrastructure including highway capacity, interchange access, and rail/intermodal connections along the I-95 corridor will be increasingly important to sustaining this growth going forward.</w:t>
      </w:r>
    </w:p>
    <w:p w14:paraId="12AA152C" w14:textId="77777777" w:rsidR="004C3648" w:rsidRPr="00BA1F82" w:rsidRDefault="004C3648" w:rsidP="004C3648">
      <w:pPr>
        <w:pStyle w:val="Caption"/>
      </w:pPr>
      <w:bookmarkStart w:id="26" w:name="_Ref238541458"/>
      <w:r w:rsidRPr="00BA1F82">
        <w:t xml:space="preserve">Figure </w:t>
      </w:r>
      <w:fldSimple w:instr=" SEQ Figure \* ARABIC ">
        <w:r>
          <w:rPr>
            <w:noProof/>
          </w:rPr>
          <w:t>12</w:t>
        </w:r>
      </w:fldSimple>
      <w:bookmarkEnd w:id="23"/>
      <w:bookmarkEnd w:id="25"/>
      <w:bookmarkEnd w:id="26"/>
      <w:r w:rsidRPr="00BA1F82">
        <w:t>. TCAMPO Shift-Share by Supersector vs. National, 2019-2023</w:t>
      </w:r>
    </w:p>
    <w:p w14:paraId="21FAE69E" w14:textId="77777777" w:rsidR="004C3648" w:rsidRPr="00C864D1" w:rsidRDefault="004C3648" w:rsidP="004C3648">
      <w:pPr>
        <w:tabs>
          <w:tab w:val="left" w:pos="6516"/>
          <w:tab w:val="right" w:leader="dot" w:pos="14463"/>
        </w:tabs>
        <w:spacing w:before="240" w:after="240"/>
        <w:rPr>
          <w:spacing w:val="-2"/>
        </w:rPr>
      </w:pPr>
      <w:r w:rsidRPr="00C864D1">
        <w:rPr>
          <w:noProof/>
          <w:spacing w:val="-2"/>
        </w:rPr>
        <w:drawing>
          <wp:inline distT="0" distB="0" distL="0" distR="0" wp14:anchorId="4C627C74" wp14:editId="3C85A69E">
            <wp:extent cx="5943600" cy="2614930"/>
            <wp:effectExtent l="0" t="0" r="0" b="0"/>
            <wp:docPr id="7947139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614930"/>
                    </a:xfrm>
                    <a:prstGeom prst="rect">
                      <a:avLst/>
                    </a:prstGeom>
                    <a:noFill/>
                    <a:ln>
                      <a:noFill/>
                    </a:ln>
                  </pic:spPr>
                </pic:pic>
              </a:graphicData>
            </a:graphic>
          </wp:inline>
        </w:drawing>
      </w:r>
    </w:p>
    <w:p w14:paraId="316E06A1" w14:textId="77777777" w:rsidR="004C3648" w:rsidRPr="00C864D1" w:rsidRDefault="004C3648" w:rsidP="004C3648">
      <w:pPr>
        <w:pStyle w:val="Heading4"/>
      </w:pPr>
      <w:r w:rsidRPr="00C864D1">
        <w:t>Demographic Profiles</w:t>
      </w:r>
    </w:p>
    <w:p w14:paraId="6501100C" w14:textId="77777777" w:rsidR="004C3648" w:rsidRPr="002C3124" w:rsidRDefault="004C3648" w:rsidP="004C3648">
      <w:pPr>
        <w:rPr>
          <w:rFonts w:asciiTheme="minorHAnsi" w:hAnsiTheme="minorHAnsi"/>
        </w:rPr>
      </w:pPr>
      <w:r w:rsidRPr="002C3124">
        <w:rPr>
          <w:rFonts w:asciiTheme="minorHAnsi" w:hAnsiTheme="minorHAnsi"/>
        </w:rPr>
        <w:t xml:space="preserve">This section summarizes the Environmental Justice (EJ) analysis which is incorporated into TCAMPO’s prioritization process for projects considered for inclusion in Plan2050. The analysis designates EJ Areas of Concern, defined as census block groups having relatively higher concentrations of residents or households that may have limited access to viable transportation choices. Identifying areas where these populations are concentrated helps ensure that transportation investments are planned and prioritized in a way that promotes equitable access across the region. </w:t>
      </w:r>
    </w:p>
    <w:p w14:paraId="74D19A16" w14:textId="77777777" w:rsidR="004C3648" w:rsidRPr="002C3124" w:rsidRDefault="004C3648" w:rsidP="004C3648">
      <w:pPr>
        <w:tabs>
          <w:tab w:val="left" w:pos="6516"/>
          <w:tab w:val="right" w:leader="dot" w:pos="14463"/>
        </w:tabs>
        <w:spacing w:before="240" w:after="240"/>
        <w:rPr>
          <w:rFonts w:asciiTheme="minorHAnsi" w:hAnsiTheme="minorHAnsi"/>
        </w:rPr>
      </w:pPr>
      <w:r w:rsidRPr="002C3124">
        <w:rPr>
          <w:rFonts w:asciiTheme="minorHAnsi" w:hAnsiTheme="minorHAnsi"/>
        </w:rPr>
        <w:t xml:space="preserve">For this analysis, six EJ indicators are derived from 2023 ACS 5-Year Estimates. Each indicator addresses a distinct dimension of vulnerability relevant to transportation access and investment equity: minority and low-income populations, persons with limited English proficiency, persons with disabilities, elderly persons, and households without access to a vehicle. These population </w:t>
      </w:r>
      <w:r w:rsidRPr="002C3124">
        <w:rPr>
          <w:rFonts w:asciiTheme="minorHAnsi" w:hAnsiTheme="minorHAnsi"/>
        </w:rPr>
        <w:lastRenderedPageBreak/>
        <w:t xml:space="preserve">groups were selected based on federal Title VI considerations, as they may experience have fewer transportation options, exhibit greater dependence on transit, or require additional accommodations to access employment, healthcare, education, and other essential services. Because raw percentages for each of the six indicators vary in scale and distribution, each indicator is reclassified into 1-3 (lowest to highest EJ Concern) ordinal vulnerability score using tertile breaks derived from the Tri-Cities block group distribution. The six reclassified indicator scores are summed to produce a composite vulnerability index.  , which maps the Composite EJ Index Because each reclassified factor ranges from 1 to 3, the composite index has a potential range of 6 (all indicators at lowest vulnerability) to 18 (all indicators at highest vulnerability). The equal weighting of all six factors reflects the absence of a defensible empirical basis for differential weighting. A shown in </w:t>
      </w:r>
      <w:r w:rsidRPr="002C3124">
        <w:rPr>
          <w:rFonts w:asciiTheme="minorHAnsi" w:hAnsiTheme="minorHAnsi"/>
        </w:rPr>
        <w:fldChar w:fldCharType="begin"/>
      </w:r>
      <w:r w:rsidRPr="002C3124">
        <w:rPr>
          <w:rFonts w:asciiTheme="minorHAnsi" w:hAnsiTheme="minorHAnsi"/>
        </w:rPr>
        <w:instrText xml:space="preserve"> REF _Ref235776819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b/>
          <w:bCs/>
        </w:rPr>
        <w:t xml:space="preserve">Figure </w:t>
      </w:r>
      <w:r w:rsidRPr="002C3124">
        <w:rPr>
          <w:rFonts w:asciiTheme="minorHAnsi" w:hAnsiTheme="minorHAnsi"/>
          <w:b/>
          <w:bCs/>
          <w:noProof/>
        </w:rPr>
        <w:t>13</w:t>
      </w:r>
      <w:r w:rsidRPr="002C3124">
        <w:rPr>
          <w:rFonts w:asciiTheme="minorHAnsi" w:hAnsiTheme="minorHAnsi"/>
        </w:rPr>
        <w:fldChar w:fldCharType="end"/>
      </w:r>
      <w:r w:rsidRPr="002C3124">
        <w:rPr>
          <w:rFonts w:asciiTheme="minorHAnsi" w:hAnsiTheme="minorHAnsi"/>
        </w:rPr>
        <w:t>, the composite vulnerability index is reclassified into a final three-level Environmental Justice Composite Index, representing relative concentrations of EJ-related vulnerability across the Tri-Cities region.</w:t>
      </w:r>
    </w:p>
    <w:p w14:paraId="28113641" w14:textId="77777777" w:rsidR="004C3648" w:rsidRPr="00F01945" w:rsidRDefault="004C3648" w:rsidP="004C3648">
      <w:pPr>
        <w:pStyle w:val="Caption"/>
        <w:rPr>
          <w:i/>
          <w:iCs/>
        </w:rPr>
      </w:pPr>
      <w:bookmarkStart w:id="27" w:name="_Ref235776819"/>
      <w:r w:rsidRPr="00F01945">
        <w:t xml:space="preserve">Figure </w:t>
      </w:r>
      <w:fldSimple w:instr=" SEQ Figure \* ARABIC ">
        <w:r>
          <w:rPr>
            <w:noProof/>
          </w:rPr>
          <w:t>13</w:t>
        </w:r>
      </w:fldSimple>
      <w:bookmarkEnd w:id="27"/>
      <w:r w:rsidRPr="00F01945">
        <w:t>. Composite EJ Index by Block Group</w:t>
      </w:r>
    </w:p>
    <w:p w14:paraId="375B239F" w14:textId="77777777" w:rsidR="004C3648" w:rsidRPr="00C864D1" w:rsidRDefault="004C3648" w:rsidP="004C3648">
      <w:pPr>
        <w:tabs>
          <w:tab w:val="left" w:pos="6516"/>
          <w:tab w:val="right" w:leader="dot" w:pos="14463"/>
        </w:tabs>
        <w:spacing w:before="240" w:after="240"/>
      </w:pPr>
      <w:r w:rsidRPr="00C864D1">
        <w:rPr>
          <w:noProof/>
        </w:rPr>
        <w:drawing>
          <wp:inline distT="0" distB="0" distL="0" distR="0" wp14:anchorId="26254A78" wp14:editId="7FA69902">
            <wp:extent cx="5561703" cy="4297680"/>
            <wp:effectExtent l="0" t="0" r="1270" b="7620"/>
            <wp:docPr id="195917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7727" name="Picture 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61703" cy="4297680"/>
                    </a:xfrm>
                    <a:prstGeom prst="rect">
                      <a:avLst/>
                    </a:prstGeom>
                  </pic:spPr>
                </pic:pic>
              </a:graphicData>
            </a:graphic>
          </wp:inline>
        </w:drawing>
      </w:r>
    </w:p>
    <w:p w14:paraId="3E725398" w14:textId="77777777" w:rsidR="004C3648" w:rsidRPr="00C864D1" w:rsidRDefault="004C3648" w:rsidP="004C3648">
      <w:pPr>
        <w:pStyle w:val="Heading4"/>
      </w:pPr>
      <w:commentRangeStart w:id="28"/>
      <w:r>
        <w:t xml:space="preserve">Socioeconomic </w:t>
      </w:r>
      <w:r w:rsidRPr="00C864D1">
        <w:t>Forecasts</w:t>
      </w:r>
      <w:commentRangeEnd w:id="28"/>
      <w:r w:rsidRPr="00C864D1">
        <w:rPr>
          <w:rStyle w:val="CommentReference"/>
          <w:sz w:val="22"/>
          <w:szCs w:val="22"/>
        </w:rPr>
        <w:commentReference w:id="28"/>
      </w:r>
    </w:p>
    <w:p w14:paraId="42FDB6F9" w14:textId="77777777" w:rsidR="004C3648" w:rsidRPr="002C3124" w:rsidRDefault="004C3648" w:rsidP="004C3648">
      <w:pPr>
        <w:rPr>
          <w:rFonts w:asciiTheme="minorHAnsi" w:hAnsiTheme="minorHAnsi"/>
        </w:rPr>
      </w:pPr>
      <w:bookmarkStart w:id="29" w:name="_Ref238562891"/>
      <w:bookmarkStart w:id="30" w:name="_Ref238564813"/>
      <w:r w:rsidRPr="002C3124">
        <w:rPr>
          <w:rFonts w:asciiTheme="minorHAnsi" w:hAnsiTheme="minorHAnsi"/>
        </w:rPr>
        <w:t xml:space="preserve">The MPO developed 2017-2050 socioeconomic forecasts (population, housing, autos, school enrollment, and employment) by TAZ to support the Richmond/Tri-Cities (RTC) Travel Demand Model, which TCAMPO and RRTPO use for long-range planning and corridor studies. Note that forecasts were assigned to TAZs across all of Dinwiddie County and Prince George County, not just the portions within the TCAMPO planning area. Across the six jurisdictions, total population is </w:t>
      </w:r>
      <w:r w:rsidRPr="002C3124">
        <w:rPr>
          <w:rFonts w:asciiTheme="minorHAnsi" w:hAnsiTheme="minorHAnsi"/>
        </w:rPr>
        <w:lastRenderedPageBreak/>
        <w:t xml:space="preserve">projected to grow by about 20.0% from 191,300 to 229,600; households (occupied housing units) by about 30.9% from 64,400 to 84,300, and total employment by about 22.9% from about 62,400 to 76,800 by 2050. As shown in </w:t>
      </w:r>
      <w:r w:rsidRPr="002C3124">
        <w:rPr>
          <w:rFonts w:asciiTheme="minorHAnsi" w:hAnsiTheme="minorHAnsi"/>
          <w:b/>
          <w:bCs/>
        </w:rPr>
        <w:fldChar w:fldCharType="begin"/>
      </w:r>
      <w:r w:rsidRPr="002C3124">
        <w:rPr>
          <w:rFonts w:asciiTheme="minorHAnsi" w:hAnsiTheme="minorHAnsi"/>
          <w:b/>
          <w:bCs/>
        </w:rPr>
        <w:instrText xml:space="preserve"> REF _Ref238566543 \h  \* MERGEFORMAT </w:instrText>
      </w:r>
      <w:r w:rsidRPr="002C3124">
        <w:rPr>
          <w:rFonts w:asciiTheme="minorHAnsi" w:hAnsiTheme="minorHAnsi"/>
          <w:b/>
          <w:bCs/>
        </w:rPr>
      </w:r>
      <w:r w:rsidRPr="002C3124">
        <w:rPr>
          <w:rFonts w:asciiTheme="minorHAnsi" w:hAnsiTheme="minorHAnsi"/>
          <w:b/>
          <w:bCs/>
        </w:rPr>
        <w:fldChar w:fldCharType="separate"/>
      </w:r>
      <w:r w:rsidRPr="002C3124">
        <w:rPr>
          <w:rFonts w:asciiTheme="minorHAnsi" w:hAnsiTheme="minorHAnsi"/>
          <w:b/>
          <w:bCs/>
        </w:rPr>
        <w:t xml:space="preserve">Table </w:t>
      </w:r>
      <w:r w:rsidRPr="002C3124">
        <w:rPr>
          <w:rFonts w:asciiTheme="minorHAnsi" w:hAnsiTheme="minorHAnsi"/>
          <w:b/>
          <w:bCs/>
          <w:noProof/>
        </w:rPr>
        <w:t>1</w:t>
      </w:r>
      <w:r w:rsidRPr="002C3124">
        <w:rPr>
          <w:rFonts w:asciiTheme="minorHAnsi" w:hAnsiTheme="minorHAnsi"/>
          <w:b/>
          <w:bCs/>
        </w:rPr>
        <w:fldChar w:fldCharType="end"/>
      </w:r>
      <w:r w:rsidRPr="002C3124">
        <w:rPr>
          <w:rFonts w:asciiTheme="minorHAnsi" w:hAnsiTheme="minorHAnsi"/>
        </w:rPr>
        <w:t>, growth is uneven across jurisdictions. Chesterfield and Prince George are expected to see the largest growth (Prince George's households will nearly double, up 88.5%), while Dinwiddie, Hopewell, and Petersburg are expected to grow more slowly, and Colonial Heights' employment is projected to stay flat.</w:t>
      </w:r>
    </w:p>
    <w:p w14:paraId="1A61569C" w14:textId="77777777" w:rsidR="004C3648" w:rsidRPr="002C3124" w:rsidRDefault="004C3648" w:rsidP="004C3648">
      <w:pPr>
        <w:pStyle w:val="Caption"/>
      </w:pPr>
      <w:bookmarkStart w:id="31" w:name="_Ref238566543"/>
      <w:r w:rsidRPr="002C3124">
        <w:t xml:space="preserve">Table </w:t>
      </w:r>
      <w:fldSimple w:instr=" SEQ Table \* ARABIC ">
        <w:r>
          <w:rPr>
            <w:noProof/>
          </w:rPr>
          <w:t>1</w:t>
        </w:r>
      </w:fldSimple>
      <w:bookmarkEnd w:id="29"/>
      <w:bookmarkEnd w:id="30"/>
      <w:bookmarkEnd w:id="31"/>
      <w:r w:rsidRPr="002C3124">
        <w:t>. 2017-2045 Socioeconomic Forecasts</w:t>
      </w:r>
    </w:p>
    <w:tbl>
      <w:tblPr>
        <w:tblStyle w:val="PlainTable1"/>
        <w:tblW w:w="5000" w:type="pct"/>
        <w:tblLook w:val="04E0" w:firstRow="1" w:lastRow="1" w:firstColumn="1" w:lastColumn="0" w:noHBand="0" w:noVBand="1"/>
      </w:tblPr>
      <w:tblGrid>
        <w:gridCol w:w="1792"/>
        <w:gridCol w:w="1249"/>
        <w:gridCol w:w="1249"/>
        <w:gridCol w:w="1318"/>
        <w:gridCol w:w="1249"/>
        <w:gridCol w:w="1249"/>
        <w:gridCol w:w="1244"/>
      </w:tblGrid>
      <w:tr w:rsidR="004C3648" w:rsidRPr="00E101E9" w14:paraId="2E779EA5" w14:textId="77777777" w:rsidTr="00CA419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58" w:type="pct"/>
            <w:vMerge w:val="restart"/>
            <w:vAlign w:val="center"/>
          </w:tcPr>
          <w:p w14:paraId="23446495" w14:textId="77777777" w:rsidR="004C3648" w:rsidRPr="00E101E9" w:rsidRDefault="004C3648" w:rsidP="00CA4198">
            <w:pPr>
              <w:pStyle w:val="NoSpacing"/>
              <w:jc w:val="center"/>
              <w:rPr>
                <w:rFonts w:asciiTheme="minorHAnsi" w:hAnsiTheme="minorHAnsi" w:cs="Arial"/>
                <w:sz w:val="20"/>
                <w:szCs w:val="20"/>
              </w:rPr>
            </w:pPr>
            <w:r>
              <w:rPr>
                <w:rFonts w:asciiTheme="minorHAnsi" w:hAnsiTheme="minorHAnsi" w:cs="Arial"/>
                <w:sz w:val="20"/>
                <w:szCs w:val="20"/>
              </w:rPr>
              <w:t>Jurisdictions</w:t>
            </w:r>
          </w:p>
        </w:tc>
        <w:tc>
          <w:tcPr>
            <w:tcW w:w="1336" w:type="pct"/>
            <w:gridSpan w:val="2"/>
            <w:vAlign w:val="center"/>
          </w:tcPr>
          <w:p w14:paraId="11D36DAA" w14:textId="77777777" w:rsidR="004C3648" w:rsidRPr="00E101E9" w:rsidRDefault="004C3648" w:rsidP="00CA4198">
            <w:pPr>
              <w:pStyle w:val="NoSpac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cs="Arial"/>
                <w:sz w:val="20"/>
                <w:szCs w:val="20"/>
              </w:rPr>
              <w:t>Total Population</w:t>
            </w:r>
          </w:p>
        </w:tc>
        <w:tc>
          <w:tcPr>
            <w:tcW w:w="1373" w:type="pct"/>
            <w:gridSpan w:val="2"/>
            <w:vAlign w:val="center"/>
          </w:tcPr>
          <w:p w14:paraId="7722DBCF" w14:textId="77777777" w:rsidR="004C3648" w:rsidRPr="005A200A" w:rsidRDefault="004C3648" w:rsidP="00CA4198">
            <w:pPr>
              <w:pStyle w:val="NoSpac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sz w:val="20"/>
                <w:szCs w:val="20"/>
              </w:rPr>
            </w:pPr>
            <w:r>
              <w:rPr>
                <w:rFonts w:asciiTheme="minorHAnsi" w:hAnsiTheme="minorHAnsi" w:cs="Arial"/>
                <w:sz w:val="20"/>
                <w:szCs w:val="20"/>
              </w:rPr>
              <w:t>Households</w:t>
            </w:r>
          </w:p>
        </w:tc>
        <w:tc>
          <w:tcPr>
            <w:tcW w:w="1333" w:type="pct"/>
            <w:gridSpan w:val="2"/>
            <w:vAlign w:val="center"/>
          </w:tcPr>
          <w:p w14:paraId="0F57983A" w14:textId="77777777" w:rsidR="004C3648" w:rsidRPr="00E101E9" w:rsidRDefault="004C3648" w:rsidP="00CA4198">
            <w:pPr>
              <w:pStyle w:val="NoSpac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Total Employment</w:t>
            </w:r>
          </w:p>
        </w:tc>
      </w:tr>
      <w:tr w:rsidR="004C3648" w:rsidRPr="00E101E9" w14:paraId="1E2F7AD0"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58" w:type="pct"/>
            <w:vMerge/>
            <w:vAlign w:val="center"/>
          </w:tcPr>
          <w:p w14:paraId="3E0DF4E9" w14:textId="77777777" w:rsidR="004C3648" w:rsidRPr="00E101E9" w:rsidRDefault="004C3648" w:rsidP="00CA4198">
            <w:pPr>
              <w:pStyle w:val="NoSpacing"/>
              <w:jc w:val="center"/>
              <w:rPr>
                <w:rFonts w:asciiTheme="minorHAnsi" w:hAnsiTheme="minorHAnsi" w:cs="Arial"/>
                <w:sz w:val="20"/>
                <w:szCs w:val="20"/>
              </w:rPr>
            </w:pPr>
          </w:p>
        </w:tc>
        <w:tc>
          <w:tcPr>
            <w:tcW w:w="668" w:type="pct"/>
            <w:vAlign w:val="center"/>
          </w:tcPr>
          <w:p w14:paraId="387967BC" w14:textId="77777777" w:rsidR="004C3648" w:rsidRPr="004268A3" w:rsidRDefault="004C3648" w:rsidP="00CA4198">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szCs w:val="20"/>
              </w:rPr>
            </w:pPr>
            <w:r w:rsidRPr="004268A3">
              <w:rPr>
                <w:rFonts w:asciiTheme="minorHAnsi" w:hAnsiTheme="minorHAnsi" w:cs="Arial"/>
                <w:sz w:val="20"/>
                <w:szCs w:val="20"/>
              </w:rPr>
              <w:t>2017</w:t>
            </w:r>
          </w:p>
        </w:tc>
        <w:tc>
          <w:tcPr>
            <w:tcW w:w="668" w:type="pct"/>
            <w:vAlign w:val="center"/>
          </w:tcPr>
          <w:p w14:paraId="248D7004" w14:textId="77777777" w:rsidR="004C3648" w:rsidRPr="004268A3" w:rsidRDefault="004C3648" w:rsidP="00CA4198">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b/>
                <w:bCs/>
                <w:sz w:val="20"/>
                <w:szCs w:val="20"/>
              </w:rPr>
            </w:pPr>
            <w:r w:rsidRPr="004268A3">
              <w:rPr>
                <w:rFonts w:asciiTheme="minorHAnsi" w:hAnsiTheme="minorHAnsi"/>
                <w:sz w:val="20"/>
                <w:szCs w:val="20"/>
              </w:rPr>
              <w:t>2050</w:t>
            </w:r>
          </w:p>
        </w:tc>
        <w:tc>
          <w:tcPr>
            <w:tcW w:w="705" w:type="pct"/>
            <w:vAlign w:val="center"/>
          </w:tcPr>
          <w:p w14:paraId="610EFF53" w14:textId="77777777" w:rsidR="004C3648" w:rsidRPr="004268A3" w:rsidRDefault="004C3648" w:rsidP="00CA4198">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szCs w:val="20"/>
              </w:rPr>
            </w:pPr>
            <w:r w:rsidRPr="004268A3">
              <w:rPr>
                <w:rFonts w:asciiTheme="minorHAnsi" w:hAnsiTheme="minorHAnsi" w:cs="Arial"/>
                <w:sz w:val="20"/>
                <w:szCs w:val="20"/>
              </w:rPr>
              <w:t>2017</w:t>
            </w:r>
          </w:p>
        </w:tc>
        <w:tc>
          <w:tcPr>
            <w:tcW w:w="668" w:type="pct"/>
            <w:vAlign w:val="center"/>
          </w:tcPr>
          <w:p w14:paraId="176603FF" w14:textId="77777777" w:rsidR="004C3648" w:rsidRPr="004268A3" w:rsidRDefault="004C3648" w:rsidP="00CA4198">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b/>
                <w:bCs/>
                <w:sz w:val="20"/>
                <w:szCs w:val="20"/>
              </w:rPr>
            </w:pPr>
            <w:r w:rsidRPr="004268A3">
              <w:rPr>
                <w:rFonts w:asciiTheme="minorHAnsi" w:hAnsiTheme="minorHAnsi" w:cs="Arial"/>
                <w:sz w:val="20"/>
                <w:szCs w:val="20"/>
              </w:rPr>
              <w:t>2050</w:t>
            </w:r>
          </w:p>
        </w:tc>
        <w:tc>
          <w:tcPr>
            <w:tcW w:w="668" w:type="pct"/>
            <w:vAlign w:val="center"/>
          </w:tcPr>
          <w:p w14:paraId="3FB4163E" w14:textId="77777777" w:rsidR="004C3648" w:rsidRPr="004268A3" w:rsidRDefault="004C3648" w:rsidP="00CA4198">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b/>
                <w:bCs/>
                <w:sz w:val="20"/>
                <w:szCs w:val="20"/>
              </w:rPr>
            </w:pPr>
            <w:r w:rsidRPr="004268A3">
              <w:rPr>
                <w:rFonts w:asciiTheme="minorHAnsi" w:hAnsiTheme="minorHAnsi" w:cs="Arial"/>
                <w:sz w:val="20"/>
                <w:szCs w:val="20"/>
              </w:rPr>
              <w:t>2017</w:t>
            </w:r>
          </w:p>
        </w:tc>
        <w:tc>
          <w:tcPr>
            <w:tcW w:w="665" w:type="pct"/>
            <w:vAlign w:val="center"/>
          </w:tcPr>
          <w:p w14:paraId="7AC622BC" w14:textId="77777777" w:rsidR="004C3648" w:rsidRPr="004268A3" w:rsidRDefault="004C3648" w:rsidP="00CA4198">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b/>
                <w:bCs/>
                <w:sz w:val="20"/>
                <w:szCs w:val="20"/>
              </w:rPr>
            </w:pPr>
            <w:r w:rsidRPr="004268A3">
              <w:rPr>
                <w:rFonts w:asciiTheme="minorHAnsi" w:hAnsiTheme="minorHAnsi" w:cs="Arial"/>
                <w:sz w:val="20"/>
                <w:szCs w:val="20"/>
              </w:rPr>
              <w:t>2050</w:t>
            </w:r>
          </w:p>
        </w:tc>
      </w:tr>
      <w:tr w:rsidR="004C3648" w:rsidRPr="00E101E9" w14:paraId="26A46947" w14:textId="77777777" w:rsidTr="00CA4198">
        <w:trPr>
          <w:trHeight w:val="432"/>
        </w:trPr>
        <w:tc>
          <w:tcPr>
            <w:cnfStyle w:val="001000000000" w:firstRow="0" w:lastRow="0" w:firstColumn="1" w:lastColumn="0" w:oddVBand="0" w:evenVBand="0" w:oddHBand="0" w:evenHBand="0" w:firstRowFirstColumn="0" w:firstRowLastColumn="0" w:lastRowFirstColumn="0" w:lastRowLastColumn="0"/>
            <w:tcW w:w="958" w:type="pct"/>
          </w:tcPr>
          <w:p w14:paraId="1E87426D" w14:textId="77777777" w:rsidR="004C3648" w:rsidRPr="00E101E9" w:rsidRDefault="004C3648" w:rsidP="00CA4198">
            <w:pPr>
              <w:pStyle w:val="NoSpacing"/>
              <w:rPr>
                <w:rFonts w:asciiTheme="minorHAnsi" w:hAnsiTheme="minorHAnsi" w:cs="Arial"/>
                <w:sz w:val="20"/>
                <w:szCs w:val="20"/>
              </w:rPr>
            </w:pPr>
            <w:r w:rsidRPr="00E101E9">
              <w:rPr>
                <w:rFonts w:asciiTheme="minorHAnsi" w:hAnsiTheme="minorHAnsi" w:cs="Arial"/>
                <w:b w:val="0"/>
                <w:bCs w:val="0"/>
                <w:sz w:val="20"/>
                <w:szCs w:val="20"/>
              </w:rPr>
              <w:t>Chesterfield</w:t>
            </w:r>
          </w:p>
        </w:tc>
        <w:tc>
          <w:tcPr>
            <w:tcW w:w="668" w:type="pct"/>
          </w:tcPr>
          <w:p w14:paraId="460C004D"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FA5759">
              <w:rPr>
                <w:rFonts w:asciiTheme="minorHAnsi" w:hAnsiTheme="minorHAnsi"/>
                <w:sz w:val="20"/>
                <w:szCs w:val="20"/>
              </w:rPr>
              <w:t>43,683</w:t>
            </w:r>
          </w:p>
        </w:tc>
        <w:tc>
          <w:tcPr>
            <w:tcW w:w="668" w:type="pct"/>
          </w:tcPr>
          <w:p w14:paraId="5574665C"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FA5759">
              <w:rPr>
                <w:rFonts w:asciiTheme="minorHAnsi" w:hAnsiTheme="minorHAnsi" w:cs="Arial"/>
                <w:sz w:val="20"/>
                <w:szCs w:val="20"/>
              </w:rPr>
              <w:t>61,806</w:t>
            </w:r>
          </w:p>
        </w:tc>
        <w:tc>
          <w:tcPr>
            <w:tcW w:w="705" w:type="pct"/>
          </w:tcPr>
          <w:p w14:paraId="6D87AFD6"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FA5759">
              <w:rPr>
                <w:rFonts w:asciiTheme="minorHAnsi" w:hAnsiTheme="minorHAnsi" w:cs="Arial"/>
                <w:sz w:val="20"/>
                <w:szCs w:val="20"/>
              </w:rPr>
              <w:t>14,909</w:t>
            </w:r>
          </w:p>
        </w:tc>
        <w:tc>
          <w:tcPr>
            <w:tcW w:w="668" w:type="pct"/>
          </w:tcPr>
          <w:p w14:paraId="09718B79"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FA5759">
              <w:rPr>
                <w:rFonts w:asciiTheme="minorHAnsi" w:hAnsiTheme="minorHAnsi" w:cs="Arial"/>
                <w:sz w:val="20"/>
                <w:szCs w:val="20"/>
              </w:rPr>
              <w:t>21,403</w:t>
            </w:r>
          </w:p>
        </w:tc>
        <w:tc>
          <w:tcPr>
            <w:tcW w:w="668" w:type="pct"/>
          </w:tcPr>
          <w:p w14:paraId="640055A1"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FA5759">
              <w:rPr>
                <w:rFonts w:asciiTheme="minorHAnsi" w:hAnsiTheme="minorHAnsi" w:cs="Arial"/>
                <w:sz w:val="20"/>
                <w:szCs w:val="20"/>
              </w:rPr>
              <w:t>10,384</w:t>
            </w:r>
          </w:p>
        </w:tc>
        <w:tc>
          <w:tcPr>
            <w:tcW w:w="665" w:type="pct"/>
          </w:tcPr>
          <w:p w14:paraId="7BE1F5EC"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FA5759">
              <w:rPr>
                <w:rFonts w:asciiTheme="minorHAnsi" w:hAnsiTheme="minorHAnsi" w:cs="Arial"/>
                <w:sz w:val="20"/>
                <w:szCs w:val="20"/>
              </w:rPr>
              <w:t>16,645</w:t>
            </w:r>
          </w:p>
        </w:tc>
      </w:tr>
      <w:tr w:rsidR="004C3648" w:rsidRPr="00E101E9" w14:paraId="70B95DC0"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58" w:type="pct"/>
          </w:tcPr>
          <w:p w14:paraId="0C679D17" w14:textId="77777777" w:rsidR="004C3648" w:rsidRPr="00E101E9" w:rsidRDefault="004C3648" w:rsidP="00CA4198">
            <w:pPr>
              <w:pStyle w:val="NoSpacing"/>
              <w:rPr>
                <w:rFonts w:asciiTheme="minorHAnsi" w:hAnsiTheme="minorHAnsi" w:cs="Arial"/>
                <w:sz w:val="20"/>
                <w:szCs w:val="20"/>
              </w:rPr>
            </w:pPr>
            <w:r w:rsidRPr="00E101E9">
              <w:rPr>
                <w:rFonts w:asciiTheme="minorHAnsi" w:hAnsiTheme="minorHAnsi" w:cs="Arial"/>
                <w:b w:val="0"/>
                <w:bCs w:val="0"/>
                <w:sz w:val="20"/>
                <w:szCs w:val="20"/>
              </w:rPr>
              <w:t>Dinwiddie</w:t>
            </w:r>
          </w:p>
        </w:tc>
        <w:tc>
          <w:tcPr>
            <w:tcW w:w="668" w:type="pct"/>
          </w:tcPr>
          <w:p w14:paraId="7E023C17"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28,504</w:t>
            </w:r>
          </w:p>
        </w:tc>
        <w:tc>
          <w:tcPr>
            <w:tcW w:w="668" w:type="pct"/>
          </w:tcPr>
          <w:p w14:paraId="36C83C29"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30,477</w:t>
            </w:r>
          </w:p>
        </w:tc>
        <w:tc>
          <w:tcPr>
            <w:tcW w:w="705" w:type="pct"/>
          </w:tcPr>
          <w:p w14:paraId="3AB8C9D6"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9,980</w:t>
            </w:r>
          </w:p>
        </w:tc>
        <w:tc>
          <w:tcPr>
            <w:tcW w:w="668" w:type="pct"/>
          </w:tcPr>
          <w:p w14:paraId="5E23E185"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10,500</w:t>
            </w:r>
          </w:p>
        </w:tc>
        <w:tc>
          <w:tcPr>
            <w:tcW w:w="668" w:type="pct"/>
          </w:tcPr>
          <w:p w14:paraId="218F8FCC"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8,647</w:t>
            </w:r>
          </w:p>
        </w:tc>
        <w:tc>
          <w:tcPr>
            <w:tcW w:w="665" w:type="pct"/>
          </w:tcPr>
          <w:p w14:paraId="1B8C4ED7"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10,438</w:t>
            </w:r>
          </w:p>
        </w:tc>
      </w:tr>
      <w:tr w:rsidR="004C3648" w:rsidRPr="00E101E9" w14:paraId="458C6E29" w14:textId="77777777" w:rsidTr="00CA4198">
        <w:trPr>
          <w:trHeight w:val="432"/>
        </w:trPr>
        <w:tc>
          <w:tcPr>
            <w:cnfStyle w:val="001000000000" w:firstRow="0" w:lastRow="0" w:firstColumn="1" w:lastColumn="0" w:oddVBand="0" w:evenVBand="0" w:oddHBand="0" w:evenHBand="0" w:firstRowFirstColumn="0" w:firstRowLastColumn="0" w:lastRowFirstColumn="0" w:lastRowLastColumn="0"/>
            <w:tcW w:w="958" w:type="pct"/>
          </w:tcPr>
          <w:p w14:paraId="124E922D" w14:textId="77777777" w:rsidR="004C3648" w:rsidRPr="00E101E9" w:rsidRDefault="004C3648" w:rsidP="00CA4198">
            <w:pPr>
              <w:pStyle w:val="NoSpacing"/>
              <w:rPr>
                <w:rFonts w:asciiTheme="minorHAnsi" w:hAnsiTheme="minorHAnsi" w:cs="Arial"/>
                <w:sz w:val="20"/>
                <w:szCs w:val="20"/>
              </w:rPr>
            </w:pPr>
            <w:r w:rsidRPr="00E101E9">
              <w:rPr>
                <w:rFonts w:asciiTheme="minorHAnsi" w:hAnsiTheme="minorHAnsi" w:cs="Arial"/>
                <w:b w:val="0"/>
                <w:bCs w:val="0"/>
                <w:sz w:val="20"/>
                <w:szCs w:val="20"/>
              </w:rPr>
              <w:t>Prince George</w:t>
            </w:r>
          </w:p>
        </w:tc>
        <w:tc>
          <w:tcPr>
            <w:tcW w:w="668" w:type="pct"/>
          </w:tcPr>
          <w:p w14:paraId="6B4A92E6"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45,881</w:t>
            </w:r>
          </w:p>
        </w:tc>
        <w:tc>
          <w:tcPr>
            <w:tcW w:w="668" w:type="pct"/>
          </w:tcPr>
          <w:p w14:paraId="26F2777E"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60,888</w:t>
            </w:r>
          </w:p>
        </w:tc>
        <w:tc>
          <w:tcPr>
            <w:tcW w:w="705" w:type="pct"/>
          </w:tcPr>
          <w:p w14:paraId="3EDEF304"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12,543</w:t>
            </w:r>
          </w:p>
        </w:tc>
        <w:tc>
          <w:tcPr>
            <w:tcW w:w="668" w:type="pct"/>
          </w:tcPr>
          <w:p w14:paraId="0A1DBCEB"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23,640</w:t>
            </w:r>
          </w:p>
        </w:tc>
        <w:tc>
          <w:tcPr>
            <w:tcW w:w="668" w:type="pct"/>
          </w:tcPr>
          <w:p w14:paraId="31E53C65"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13,790</w:t>
            </w:r>
          </w:p>
        </w:tc>
        <w:tc>
          <w:tcPr>
            <w:tcW w:w="665" w:type="pct"/>
          </w:tcPr>
          <w:p w14:paraId="424AAAEF"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19,422</w:t>
            </w:r>
          </w:p>
        </w:tc>
      </w:tr>
      <w:tr w:rsidR="004C3648" w:rsidRPr="00E101E9" w14:paraId="6B667F4B"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58" w:type="pct"/>
          </w:tcPr>
          <w:p w14:paraId="376B04D8" w14:textId="77777777" w:rsidR="004C3648" w:rsidRPr="00E101E9" w:rsidRDefault="004C3648" w:rsidP="00CA4198">
            <w:pPr>
              <w:pStyle w:val="NoSpacing"/>
              <w:rPr>
                <w:rFonts w:asciiTheme="minorHAnsi" w:hAnsiTheme="minorHAnsi" w:cs="Arial"/>
                <w:sz w:val="20"/>
                <w:szCs w:val="20"/>
              </w:rPr>
            </w:pPr>
            <w:r w:rsidRPr="00E101E9">
              <w:rPr>
                <w:rFonts w:asciiTheme="minorHAnsi" w:hAnsiTheme="minorHAnsi" w:cs="Arial"/>
                <w:b w:val="0"/>
                <w:bCs w:val="0"/>
                <w:sz w:val="20"/>
                <w:szCs w:val="20"/>
              </w:rPr>
              <w:t>Colonial Heights</w:t>
            </w:r>
          </w:p>
        </w:tc>
        <w:tc>
          <w:tcPr>
            <w:tcW w:w="668" w:type="pct"/>
          </w:tcPr>
          <w:p w14:paraId="1FA5A62A"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sidRPr="00FA5759">
              <w:rPr>
                <w:rFonts w:asciiTheme="minorHAnsi" w:hAnsiTheme="minorHAnsi"/>
                <w:sz w:val="20"/>
                <w:szCs w:val="20"/>
              </w:rPr>
              <w:t>17,39</w:t>
            </w:r>
            <w:r>
              <w:rPr>
                <w:rFonts w:asciiTheme="minorHAnsi" w:hAnsiTheme="minorHAnsi"/>
                <w:sz w:val="20"/>
                <w:szCs w:val="20"/>
              </w:rPr>
              <w:t>5</w:t>
            </w:r>
          </w:p>
        </w:tc>
        <w:tc>
          <w:tcPr>
            <w:tcW w:w="668" w:type="pct"/>
          </w:tcPr>
          <w:p w14:paraId="30E46EFA"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sidRPr="00FA5759">
              <w:rPr>
                <w:rFonts w:asciiTheme="minorHAnsi" w:hAnsiTheme="minorHAnsi" w:cs="Arial"/>
                <w:sz w:val="20"/>
                <w:szCs w:val="20"/>
              </w:rPr>
              <w:t>19,64</w:t>
            </w:r>
            <w:r>
              <w:rPr>
                <w:rFonts w:asciiTheme="minorHAnsi" w:hAnsiTheme="minorHAnsi" w:cs="Arial"/>
                <w:sz w:val="20"/>
                <w:szCs w:val="20"/>
              </w:rPr>
              <w:t>6</w:t>
            </w:r>
          </w:p>
        </w:tc>
        <w:tc>
          <w:tcPr>
            <w:tcW w:w="705" w:type="pct"/>
          </w:tcPr>
          <w:p w14:paraId="46823EDE"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6,782</w:t>
            </w:r>
          </w:p>
        </w:tc>
        <w:tc>
          <w:tcPr>
            <w:tcW w:w="668" w:type="pct"/>
          </w:tcPr>
          <w:p w14:paraId="0DB2A085"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7,682</w:t>
            </w:r>
          </w:p>
        </w:tc>
        <w:tc>
          <w:tcPr>
            <w:tcW w:w="668" w:type="pct"/>
          </w:tcPr>
          <w:p w14:paraId="18C4C7F0"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9,344</w:t>
            </w:r>
          </w:p>
        </w:tc>
        <w:tc>
          <w:tcPr>
            <w:tcW w:w="665" w:type="pct"/>
          </w:tcPr>
          <w:p w14:paraId="50370FD0"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9,344</w:t>
            </w:r>
          </w:p>
        </w:tc>
      </w:tr>
      <w:tr w:rsidR="004C3648" w:rsidRPr="00E101E9" w14:paraId="7B6E7AE8" w14:textId="77777777" w:rsidTr="00CA4198">
        <w:trPr>
          <w:trHeight w:val="432"/>
        </w:trPr>
        <w:tc>
          <w:tcPr>
            <w:cnfStyle w:val="001000000000" w:firstRow="0" w:lastRow="0" w:firstColumn="1" w:lastColumn="0" w:oddVBand="0" w:evenVBand="0" w:oddHBand="0" w:evenHBand="0" w:firstRowFirstColumn="0" w:firstRowLastColumn="0" w:lastRowFirstColumn="0" w:lastRowLastColumn="0"/>
            <w:tcW w:w="958" w:type="pct"/>
          </w:tcPr>
          <w:p w14:paraId="562E4D31" w14:textId="77777777" w:rsidR="004C3648" w:rsidRPr="00E101E9" w:rsidRDefault="004C3648" w:rsidP="00CA4198">
            <w:pPr>
              <w:pStyle w:val="NoSpacing"/>
              <w:rPr>
                <w:rFonts w:asciiTheme="minorHAnsi" w:hAnsiTheme="minorHAnsi" w:cs="Arial"/>
                <w:sz w:val="20"/>
                <w:szCs w:val="20"/>
              </w:rPr>
            </w:pPr>
            <w:r w:rsidRPr="00E101E9">
              <w:rPr>
                <w:rFonts w:asciiTheme="minorHAnsi" w:hAnsiTheme="minorHAnsi" w:cs="Arial"/>
                <w:b w:val="0"/>
                <w:bCs w:val="0"/>
                <w:sz w:val="20"/>
                <w:szCs w:val="20"/>
              </w:rPr>
              <w:t>Hopewell</w:t>
            </w:r>
          </w:p>
        </w:tc>
        <w:tc>
          <w:tcPr>
            <w:tcW w:w="668" w:type="pct"/>
          </w:tcPr>
          <w:p w14:paraId="49542ED6"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FA5759">
              <w:rPr>
                <w:rFonts w:asciiTheme="minorHAnsi" w:hAnsiTheme="minorHAnsi"/>
                <w:sz w:val="20"/>
                <w:szCs w:val="20"/>
              </w:rPr>
              <w:t>22,941</w:t>
            </w:r>
          </w:p>
        </w:tc>
        <w:tc>
          <w:tcPr>
            <w:tcW w:w="668" w:type="pct"/>
          </w:tcPr>
          <w:p w14:paraId="3D95A002"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23,471</w:t>
            </w:r>
          </w:p>
        </w:tc>
        <w:tc>
          <w:tcPr>
            <w:tcW w:w="705" w:type="pct"/>
          </w:tcPr>
          <w:p w14:paraId="30284585"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8,910</w:t>
            </w:r>
          </w:p>
        </w:tc>
        <w:tc>
          <w:tcPr>
            <w:tcW w:w="668" w:type="pct"/>
          </w:tcPr>
          <w:p w14:paraId="13FFBC29"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9,325</w:t>
            </w:r>
          </w:p>
        </w:tc>
        <w:tc>
          <w:tcPr>
            <w:tcW w:w="668" w:type="pct"/>
          </w:tcPr>
          <w:p w14:paraId="54E23740"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7,137</w:t>
            </w:r>
          </w:p>
        </w:tc>
        <w:tc>
          <w:tcPr>
            <w:tcW w:w="665" w:type="pct"/>
          </w:tcPr>
          <w:p w14:paraId="056E8199"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7,366</w:t>
            </w:r>
          </w:p>
        </w:tc>
      </w:tr>
      <w:tr w:rsidR="004C3648" w:rsidRPr="00E101E9" w14:paraId="6DDE0059"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58" w:type="pct"/>
          </w:tcPr>
          <w:p w14:paraId="586E1C8D" w14:textId="77777777" w:rsidR="004C3648" w:rsidRPr="00E101E9" w:rsidRDefault="004C3648" w:rsidP="00CA4198">
            <w:pPr>
              <w:pStyle w:val="NoSpacing"/>
              <w:rPr>
                <w:rFonts w:asciiTheme="minorHAnsi" w:hAnsiTheme="minorHAnsi" w:cs="Arial"/>
                <w:sz w:val="20"/>
                <w:szCs w:val="20"/>
              </w:rPr>
            </w:pPr>
            <w:r w:rsidRPr="00E101E9">
              <w:rPr>
                <w:rFonts w:asciiTheme="minorHAnsi" w:hAnsiTheme="minorHAnsi" w:cs="Arial"/>
                <w:b w:val="0"/>
                <w:bCs w:val="0"/>
                <w:sz w:val="20"/>
                <w:szCs w:val="20"/>
              </w:rPr>
              <w:t>Petersburg</w:t>
            </w:r>
          </w:p>
        </w:tc>
        <w:tc>
          <w:tcPr>
            <w:tcW w:w="668" w:type="pct"/>
          </w:tcPr>
          <w:p w14:paraId="134A3A3F"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32,918</w:t>
            </w:r>
          </w:p>
        </w:tc>
        <w:tc>
          <w:tcPr>
            <w:tcW w:w="668" w:type="pct"/>
          </w:tcPr>
          <w:p w14:paraId="21A94161"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33,280</w:t>
            </w:r>
          </w:p>
        </w:tc>
        <w:tc>
          <w:tcPr>
            <w:tcW w:w="705" w:type="pct"/>
          </w:tcPr>
          <w:p w14:paraId="753DEC71"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11,280</w:t>
            </w:r>
          </w:p>
        </w:tc>
        <w:tc>
          <w:tcPr>
            <w:tcW w:w="668" w:type="pct"/>
          </w:tcPr>
          <w:p w14:paraId="63A4B2D2"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11,727</w:t>
            </w:r>
          </w:p>
        </w:tc>
        <w:tc>
          <w:tcPr>
            <w:tcW w:w="668" w:type="pct"/>
          </w:tcPr>
          <w:p w14:paraId="406D0139"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13,130</w:t>
            </w:r>
          </w:p>
        </w:tc>
        <w:tc>
          <w:tcPr>
            <w:tcW w:w="665" w:type="pct"/>
          </w:tcPr>
          <w:p w14:paraId="30D4C6DE"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13,540</w:t>
            </w:r>
          </w:p>
        </w:tc>
      </w:tr>
      <w:tr w:rsidR="004C3648" w:rsidRPr="00E101E9" w14:paraId="109BDEDE" w14:textId="77777777" w:rsidTr="00CA4198">
        <w:trPr>
          <w:cnfStyle w:val="010000000000" w:firstRow="0" w:lastRow="1"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58" w:type="pct"/>
          </w:tcPr>
          <w:p w14:paraId="78C03E08" w14:textId="77777777" w:rsidR="004C3648" w:rsidRPr="00E101E9" w:rsidRDefault="004C3648" w:rsidP="00CA4198">
            <w:pPr>
              <w:pStyle w:val="NoSpacing"/>
              <w:rPr>
                <w:rFonts w:asciiTheme="minorHAnsi" w:hAnsiTheme="minorHAnsi" w:cs="Arial"/>
                <w:sz w:val="20"/>
                <w:szCs w:val="20"/>
              </w:rPr>
            </w:pPr>
            <w:r w:rsidRPr="00E101E9">
              <w:rPr>
                <w:rFonts w:asciiTheme="minorHAnsi" w:hAnsiTheme="minorHAnsi"/>
                <w:sz w:val="20"/>
                <w:szCs w:val="20"/>
              </w:rPr>
              <w:t>TCAMPO</w:t>
            </w:r>
          </w:p>
        </w:tc>
        <w:tc>
          <w:tcPr>
            <w:tcW w:w="668" w:type="pct"/>
          </w:tcPr>
          <w:p w14:paraId="0218A1BC" w14:textId="77777777" w:rsidR="004C3648" w:rsidRPr="00FA5759" w:rsidRDefault="004C3648" w:rsidP="00CA4198">
            <w:pPr>
              <w:pStyle w:val="NoSpacing"/>
              <w:jc w:val="right"/>
              <w:cnfStyle w:val="010000000000" w:firstRow="0" w:lastRow="1" w:firstColumn="0" w:lastColumn="0" w:oddVBand="0" w:evenVBand="0" w:oddHBand="0" w:evenHBand="0" w:firstRowFirstColumn="0" w:firstRowLastColumn="0" w:lastRowFirstColumn="0" w:lastRowLastColumn="0"/>
              <w:rPr>
                <w:rFonts w:asciiTheme="minorHAnsi" w:hAnsiTheme="minorHAnsi" w:cs="Arial"/>
                <w:b w:val="0"/>
                <w:bCs w:val="0"/>
                <w:sz w:val="20"/>
                <w:szCs w:val="20"/>
              </w:rPr>
            </w:pPr>
            <w:r>
              <w:rPr>
                <w:rFonts w:asciiTheme="minorHAnsi" w:hAnsiTheme="minorHAnsi" w:cs="Arial"/>
                <w:b w:val="0"/>
                <w:bCs w:val="0"/>
                <w:sz w:val="20"/>
                <w:szCs w:val="20"/>
              </w:rPr>
              <w:t>191,322</w:t>
            </w:r>
          </w:p>
        </w:tc>
        <w:tc>
          <w:tcPr>
            <w:tcW w:w="668" w:type="pct"/>
          </w:tcPr>
          <w:p w14:paraId="06016146" w14:textId="77777777" w:rsidR="004C3648" w:rsidRPr="00FA5759" w:rsidRDefault="004C3648" w:rsidP="00CA4198">
            <w:pPr>
              <w:pStyle w:val="NoSpacing"/>
              <w:jc w:val="right"/>
              <w:cnfStyle w:val="010000000000" w:firstRow="0" w:lastRow="1" w:firstColumn="0" w:lastColumn="0" w:oddVBand="0" w:evenVBand="0" w:oddHBand="0" w:evenHBand="0" w:firstRowFirstColumn="0" w:firstRowLastColumn="0" w:lastRowFirstColumn="0" w:lastRowLastColumn="0"/>
              <w:rPr>
                <w:rFonts w:asciiTheme="minorHAnsi" w:hAnsiTheme="minorHAnsi" w:cs="Arial"/>
                <w:b w:val="0"/>
                <w:bCs w:val="0"/>
                <w:sz w:val="20"/>
                <w:szCs w:val="20"/>
              </w:rPr>
            </w:pPr>
            <w:r>
              <w:rPr>
                <w:rFonts w:asciiTheme="minorHAnsi" w:hAnsiTheme="minorHAnsi" w:cs="Arial"/>
                <w:b w:val="0"/>
                <w:bCs w:val="0"/>
                <w:sz w:val="20"/>
                <w:szCs w:val="20"/>
              </w:rPr>
              <w:t>229,568</w:t>
            </w:r>
          </w:p>
        </w:tc>
        <w:tc>
          <w:tcPr>
            <w:tcW w:w="705" w:type="pct"/>
          </w:tcPr>
          <w:p w14:paraId="7DFD61D7" w14:textId="77777777" w:rsidR="004C3648" w:rsidRPr="00FA5759" w:rsidRDefault="004C3648" w:rsidP="00CA4198">
            <w:pPr>
              <w:pStyle w:val="NoSpacing"/>
              <w:jc w:val="right"/>
              <w:cnfStyle w:val="010000000000" w:firstRow="0" w:lastRow="1" w:firstColumn="0" w:lastColumn="0" w:oddVBand="0" w:evenVBand="0" w:oddHBand="0" w:evenHBand="0" w:firstRowFirstColumn="0" w:firstRowLastColumn="0" w:lastRowFirstColumn="0" w:lastRowLastColumn="0"/>
              <w:rPr>
                <w:rFonts w:asciiTheme="minorHAnsi" w:hAnsiTheme="minorHAnsi" w:cs="Arial"/>
                <w:b w:val="0"/>
                <w:bCs w:val="0"/>
                <w:sz w:val="20"/>
                <w:szCs w:val="20"/>
              </w:rPr>
            </w:pPr>
            <w:r>
              <w:rPr>
                <w:rFonts w:asciiTheme="minorHAnsi" w:hAnsiTheme="minorHAnsi" w:cs="Arial"/>
                <w:b w:val="0"/>
                <w:bCs w:val="0"/>
                <w:sz w:val="20"/>
                <w:szCs w:val="20"/>
              </w:rPr>
              <w:t>64,404</w:t>
            </w:r>
          </w:p>
        </w:tc>
        <w:tc>
          <w:tcPr>
            <w:tcW w:w="668" w:type="pct"/>
          </w:tcPr>
          <w:p w14:paraId="7C9F7AC4" w14:textId="77777777" w:rsidR="004C3648" w:rsidRPr="00FA5759" w:rsidRDefault="004C3648" w:rsidP="00CA4198">
            <w:pPr>
              <w:pStyle w:val="NoSpacing"/>
              <w:jc w:val="right"/>
              <w:cnfStyle w:val="010000000000" w:firstRow="0" w:lastRow="1" w:firstColumn="0" w:lastColumn="0" w:oddVBand="0" w:evenVBand="0" w:oddHBand="0" w:evenHBand="0" w:firstRowFirstColumn="0" w:firstRowLastColumn="0" w:lastRowFirstColumn="0" w:lastRowLastColumn="0"/>
              <w:rPr>
                <w:rFonts w:asciiTheme="minorHAnsi" w:hAnsiTheme="minorHAnsi" w:cs="Arial"/>
                <w:b w:val="0"/>
                <w:bCs w:val="0"/>
                <w:sz w:val="20"/>
                <w:szCs w:val="20"/>
              </w:rPr>
            </w:pPr>
            <w:r>
              <w:rPr>
                <w:rFonts w:asciiTheme="minorHAnsi" w:hAnsiTheme="minorHAnsi" w:cs="Arial"/>
                <w:b w:val="0"/>
                <w:bCs w:val="0"/>
                <w:sz w:val="20"/>
                <w:szCs w:val="20"/>
              </w:rPr>
              <w:t>84,277</w:t>
            </w:r>
          </w:p>
        </w:tc>
        <w:tc>
          <w:tcPr>
            <w:tcW w:w="668" w:type="pct"/>
          </w:tcPr>
          <w:p w14:paraId="0D35A412" w14:textId="77777777" w:rsidR="004C3648" w:rsidRPr="00FA5759" w:rsidRDefault="004C3648" w:rsidP="00CA4198">
            <w:pPr>
              <w:pStyle w:val="NoSpacing"/>
              <w:jc w:val="right"/>
              <w:cnfStyle w:val="010000000000" w:firstRow="0" w:lastRow="1" w:firstColumn="0" w:lastColumn="0" w:oddVBand="0" w:evenVBand="0" w:oddHBand="0" w:evenHBand="0" w:firstRowFirstColumn="0" w:firstRowLastColumn="0" w:lastRowFirstColumn="0" w:lastRowLastColumn="0"/>
              <w:rPr>
                <w:rFonts w:asciiTheme="minorHAnsi" w:hAnsiTheme="minorHAnsi" w:cs="Arial"/>
                <w:b w:val="0"/>
                <w:bCs w:val="0"/>
                <w:sz w:val="20"/>
                <w:szCs w:val="20"/>
              </w:rPr>
            </w:pPr>
            <w:r>
              <w:rPr>
                <w:rFonts w:asciiTheme="minorHAnsi" w:hAnsiTheme="minorHAnsi" w:cs="Arial"/>
                <w:b w:val="0"/>
                <w:bCs w:val="0"/>
                <w:sz w:val="20"/>
                <w:szCs w:val="20"/>
              </w:rPr>
              <w:t>62,432</w:t>
            </w:r>
          </w:p>
        </w:tc>
        <w:tc>
          <w:tcPr>
            <w:tcW w:w="665" w:type="pct"/>
          </w:tcPr>
          <w:p w14:paraId="5DE40B8C" w14:textId="77777777" w:rsidR="004C3648" w:rsidRPr="00FA5759" w:rsidRDefault="004C3648" w:rsidP="00CA4198">
            <w:pPr>
              <w:pStyle w:val="NoSpacing"/>
              <w:jc w:val="right"/>
              <w:cnfStyle w:val="010000000000" w:firstRow="0" w:lastRow="1" w:firstColumn="0" w:lastColumn="0" w:oddVBand="0" w:evenVBand="0" w:oddHBand="0" w:evenHBand="0" w:firstRowFirstColumn="0" w:firstRowLastColumn="0" w:lastRowFirstColumn="0" w:lastRowLastColumn="0"/>
              <w:rPr>
                <w:rFonts w:asciiTheme="minorHAnsi" w:hAnsiTheme="minorHAnsi" w:cs="Arial"/>
                <w:b w:val="0"/>
                <w:bCs w:val="0"/>
                <w:sz w:val="20"/>
                <w:szCs w:val="20"/>
              </w:rPr>
            </w:pPr>
            <w:r>
              <w:rPr>
                <w:rFonts w:asciiTheme="minorHAnsi" w:hAnsiTheme="minorHAnsi" w:cs="Arial"/>
                <w:b w:val="0"/>
                <w:bCs w:val="0"/>
                <w:sz w:val="20"/>
                <w:szCs w:val="20"/>
              </w:rPr>
              <w:t>76,755</w:t>
            </w:r>
          </w:p>
        </w:tc>
      </w:tr>
    </w:tbl>
    <w:p w14:paraId="46C1986E" w14:textId="77777777" w:rsidR="004C3648" w:rsidRPr="00BA1F82" w:rsidRDefault="004C3648" w:rsidP="004C3648">
      <w:pPr>
        <w:pStyle w:val="Caption"/>
      </w:pPr>
      <w:r>
        <w:br/>
      </w:r>
      <w:r w:rsidRPr="00BA1F82">
        <w:lastRenderedPageBreak/>
        <w:t xml:space="preserve">Figure </w:t>
      </w:r>
      <w:fldSimple w:instr=" SEQ Figure \* ARABIC ">
        <w:r>
          <w:rPr>
            <w:noProof/>
          </w:rPr>
          <w:t>14</w:t>
        </w:r>
      </w:fldSimple>
      <w:r w:rsidRPr="00BA1F82">
        <w:t>. Employment Change per Acre by Traffic Analysis Zone (TAZ), 2017-</w:t>
      </w:r>
      <w:commentRangeStart w:id="32"/>
      <w:r w:rsidRPr="00BA1F82">
        <w:t>2050</w:t>
      </w:r>
      <w:commentRangeEnd w:id="32"/>
      <w:r w:rsidRPr="00BA1F82">
        <w:rPr>
          <w:rStyle w:val="CommentReference"/>
          <w:sz w:val="22"/>
          <w:szCs w:val="22"/>
        </w:rPr>
        <w:commentReference w:id="32"/>
      </w:r>
    </w:p>
    <w:p w14:paraId="0C018D21" w14:textId="77777777" w:rsidR="004C3648" w:rsidRPr="00C864D1" w:rsidRDefault="004C3648" w:rsidP="004C3648">
      <w:pPr>
        <w:tabs>
          <w:tab w:val="left" w:pos="6516"/>
          <w:tab w:val="right" w:leader="dot" w:pos="14463"/>
        </w:tabs>
        <w:spacing w:before="240" w:after="240"/>
        <w:rPr>
          <w:spacing w:val="-2"/>
        </w:rPr>
      </w:pPr>
      <w:r w:rsidRPr="00C864D1">
        <w:rPr>
          <w:noProof/>
          <w:spacing w:val="-2"/>
          <w14:ligatures w14:val="standardContextual"/>
        </w:rPr>
        <w:drawing>
          <wp:inline distT="0" distB="0" distL="0" distR="0" wp14:anchorId="3548E381" wp14:editId="484C966B">
            <wp:extent cx="5943598" cy="4592781"/>
            <wp:effectExtent l="0" t="0" r="635" b="0"/>
            <wp:docPr id="1567669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6978" name="Picture 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598" cy="4592781"/>
                    </a:xfrm>
                    <a:prstGeom prst="rect">
                      <a:avLst/>
                    </a:prstGeom>
                  </pic:spPr>
                </pic:pic>
              </a:graphicData>
            </a:graphic>
          </wp:inline>
        </w:drawing>
      </w:r>
      <w:r w:rsidRPr="00C864D1">
        <w:tab/>
      </w:r>
    </w:p>
    <w:p w14:paraId="328FE44F" w14:textId="77777777" w:rsidR="004C3648" w:rsidRDefault="004C3648" w:rsidP="004C3648">
      <w:pPr>
        <w:pStyle w:val="Heading3"/>
      </w:pPr>
      <w:r w:rsidRPr="00C864D1">
        <w:t>Land Use and Development</w:t>
      </w:r>
    </w:p>
    <w:p w14:paraId="553682D0" w14:textId="77777777" w:rsidR="004C3648" w:rsidRPr="002C3124" w:rsidRDefault="004C3648" w:rsidP="004C3648">
      <w:pPr>
        <w:rPr>
          <w:rFonts w:asciiTheme="minorHAnsi" w:hAnsiTheme="minorHAnsi"/>
        </w:rPr>
      </w:pPr>
      <w:r w:rsidRPr="002C3124">
        <w:rPr>
          <w:rFonts w:asciiTheme="minorHAnsi" w:hAnsiTheme="minorHAnsi"/>
        </w:rPr>
        <w:t xml:space="preserve">Land use in the Tri-Cities region is characterized by a wide range of land cover classes, varying from high intensity developed areas to undeveloped land cover classes such as forests, cultivated areas, and wetlands. As shown in </w:t>
      </w:r>
      <w:r w:rsidRPr="002C3124">
        <w:rPr>
          <w:rFonts w:asciiTheme="minorHAnsi" w:hAnsiTheme="minorHAnsi"/>
          <w:b/>
          <w:bCs/>
        </w:rPr>
        <w:fldChar w:fldCharType="begin"/>
      </w:r>
      <w:r w:rsidRPr="002C3124">
        <w:rPr>
          <w:rFonts w:asciiTheme="minorHAnsi" w:hAnsiTheme="minorHAnsi"/>
          <w:b/>
          <w:bCs/>
        </w:rPr>
        <w:instrText xml:space="preserve"> REF _Ref238732606 \h  \* MERGEFORMAT </w:instrText>
      </w:r>
      <w:r w:rsidRPr="002C3124">
        <w:rPr>
          <w:rFonts w:asciiTheme="minorHAnsi" w:hAnsiTheme="minorHAnsi"/>
          <w:b/>
          <w:bCs/>
        </w:rPr>
      </w:r>
      <w:r w:rsidRPr="002C3124">
        <w:rPr>
          <w:rFonts w:asciiTheme="minorHAnsi" w:hAnsiTheme="minorHAnsi"/>
          <w:b/>
          <w:bCs/>
        </w:rPr>
        <w:fldChar w:fldCharType="separate"/>
      </w:r>
      <w:r w:rsidRPr="002C3124">
        <w:rPr>
          <w:rFonts w:asciiTheme="minorHAnsi" w:hAnsiTheme="minorHAnsi"/>
          <w:b/>
          <w:bCs/>
        </w:rPr>
        <w:t xml:space="preserve">Figure </w:t>
      </w:r>
      <w:r w:rsidRPr="002C3124">
        <w:rPr>
          <w:rFonts w:asciiTheme="minorHAnsi" w:hAnsiTheme="minorHAnsi"/>
          <w:b/>
          <w:bCs/>
          <w:noProof/>
        </w:rPr>
        <w:t>15</w:t>
      </w:r>
      <w:r w:rsidRPr="002C3124">
        <w:rPr>
          <w:rFonts w:asciiTheme="minorHAnsi" w:hAnsiTheme="minorHAnsi"/>
          <w:b/>
          <w:bCs/>
        </w:rPr>
        <w:fldChar w:fldCharType="end"/>
      </w:r>
      <w:r w:rsidRPr="002C3124">
        <w:rPr>
          <w:rFonts w:asciiTheme="minorHAnsi" w:hAnsiTheme="minorHAnsi"/>
        </w:rPr>
        <w:t xml:space="preserve">, which shows land cover change between 2014 and 2024 using data from the National Land Cover Database (NLCD), the region's most developed areas are located in the urbanized cores of Petersburg, Colonial Heights, and Hopewell, as well as the region’s major  transportation corridors. The NLCD is a national land cover dataset produced from satellite imagery and provides detailed classifications of both developed and undeveloped land across the United States. </w:t>
      </w:r>
    </w:p>
    <w:p w14:paraId="274556C8" w14:textId="77777777" w:rsidR="004C3648" w:rsidRPr="002C3124" w:rsidRDefault="004C3648" w:rsidP="004C3648">
      <w:pPr>
        <w:rPr>
          <w:rFonts w:asciiTheme="minorHAnsi" w:hAnsiTheme="minorHAnsi"/>
        </w:rPr>
      </w:pPr>
      <w:r w:rsidRPr="002C3124">
        <w:rPr>
          <w:rFonts w:asciiTheme="minorHAnsi" w:hAnsiTheme="minorHAnsi"/>
        </w:rPr>
        <w:t>The map below highlights areas that remained developed or undeveloped in 2024, as well as locations where undeveloped land transitioned to developed land. These development changes are primarily concentrated along existing growth corridors and at the urban fringe. Areas that experienced little or no change are generally associated with established urban centers, agricultural lands, forested tracts, and environmentally sensitive areas such as wetlands and riparian corridors.</w:t>
      </w:r>
    </w:p>
    <w:p w14:paraId="2A1EFBBE" w14:textId="77777777" w:rsidR="004C3648" w:rsidRPr="00BA1F82" w:rsidRDefault="004C3648" w:rsidP="004C3648">
      <w:pPr>
        <w:pStyle w:val="Caption"/>
      </w:pPr>
      <w:bookmarkStart w:id="33" w:name="_Ref238732606"/>
      <w:r w:rsidRPr="00BA1F82">
        <w:t xml:space="preserve">Figure </w:t>
      </w:r>
      <w:fldSimple w:instr=" SEQ Figure \* ARABIC ">
        <w:r>
          <w:rPr>
            <w:noProof/>
          </w:rPr>
          <w:t>15</w:t>
        </w:r>
      </w:fldSimple>
      <w:bookmarkEnd w:id="33"/>
      <w:r w:rsidRPr="00BA1F82">
        <w:t xml:space="preserve">. </w:t>
      </w:r>
      <w:r w:rsidRPr="00BB4C10">
        <w:t xml:space="preserve">Existing Land Cover and </w:t>
      </w:r>
      <w:r>
        <w:t>Transitions</w:t>
      </w:r>
      <w:r w:rsidRPr="00BB4C10">
        <w:t xml:space="preserve"> from Undeveloped to Developed Areas, 2014-</w:t>
      </w:r>
      <w:r w:rsidRPr="00BB4C10">
        <w:lastRenderedPageBreak/>
        <w:t>2024</w:t>
      </w:r>
    </w:p>
    <w:p w14:paraId="01AC6DA3" w14:textId="77777777" w:rsidR="004C3648" w:rsidRDefault="004C3648" w:rsidP="004C3648">
      <w:pPr>
        <w:pStyle w:val="NoSpacing"/>
        <w:rPr>
          <w:highlight w:val="yellow"/>
        </w:rPr>
      </w:pPr>
      <w:r w:rsidRPr="00C864D1">
        <w:rPr>
          <w:noProof/>
        </w:rPr>
        <w:drawing>
          <wp:inline distT="0" distB="0" distL="0" distR="0" wp14:anchorId="3D335672" wp14:editId="75882981">
            <wp:extent cx="5943597" cy="4592780"/>
            <wp:effectExtent l="0" t="0" r="635" b="0"/>
            <wp:docPr id="89090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022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597" cy="4592780"/>
                    </a:xfrm>
                    <a:prstGeom prst="rect">
                      <a:avLst/>
                    </a:prstGeom>
                  </pic:spPr>
                </pic:pic>
              </a:graphicData>
            </a:graphic>
          </wp:inline>
        </w:drawing>
      </w:r>
    </w:p>
    <w:p w14:paraId="4EF6AFE0" w14:textId="77777777" w:rsidR="004C3648" w:rsidRDefault="004C3648" w:rsidP="004C3648">
      <w:pPr>
        <w:pStyle w:val="NoSpacing"/>
        <w:rPr>
          <w:sz w:val="18"/>
          <w:szCs w:val="18"/>
        </w:rPr>
      </w:pPr>
      <w:r w:rsidRPr="007A26CF">
        <w:rPr>
          <w:sz w:val="18"/>
          <w:szCs w:val="18"/>
        </w:rPr>
        <w:t>Source:</w:t>
      </w:r>
      <w:r>
        <w:rPr>
          <w:sz w:val="18"/>
          <w:szCs w:val="18"/>
        </w:rPr>
        <w:t xml:space="preserve"> </w:t>
      </w:r>
      <w:r w:rsidRPr="00CF654F">
        <w:rPr>
          <w:sz w:val="18"/>
          <w:szCs w:val="18"/>
        </w:rPr>
        <w:t xml:space="preserve">U.S. Geological Survey (USGS), </w:t>
      </w:r>
      <w:r>
        <w:rPr>
          <w:sz w:val="18"/>
          <w:szCs w:val="18"/>
        </w:rPr>
        <w:t xml:space="preserve">2014 and </w:t>
      </w:r>
      <w:r w:rsidRPr="00CF654F">
        <w:rPr>
          <w:sz w:val="18"/>
          <w:szCs w:val="18"/>
        </w:rPr>
        <w:t>2024, Annual NLCD Collection</w:t>
      </w:r>
    </w:p>
    <w:p w14:paraId="68C5FDEA" w14:textId="77777777" w:rsidR="004C3648" w:rsidRPr="007A26CF" w:rsidRDefault="004C3648" w:rsidP="004C3648">
      <w:pPr>
        <w:pStyle w:val="NoSpacing"/>
        <w:rPr>
          <w:sz w:val="18"/>
          <w:szCs w:val="18"/>
        </w:rPr>
      </w:pPr>
    </w:p>
    <w:p w14:paraId="0EAAED2D" w14:textId="77777777" w:rsidR="004C3648" w:rsidRPr="002C3124" w:rsidRDefault="004C3648" w:rsidP="004C3648">
      <w:pPr>
        <w:rPr>
          <w:rFonts w:asciiTheme="minorHAnsi" w:hAnsiTheme="minorHAnsi"/>
        </w:rPr>
      </w:pPr>
      <w:r w:rsidRPr="002C3124">
        <w:rPr>
          <w:rFonts w:asciiTheme="minorHAnsi" w:hAnsiTheme="minorHAnsi"/>
          <w:b/>
          <w:bCs/>
        </w:rPr>
        <w:fldChar w:fldCharType="begin"/>
      </w:r>
      <w:r w:rsidRPr="002C3124">
        <w:rPr>
          <w:rFonts w:asciiTheme="minorHAnsi" w:hAnsiTheme="minorHAnsi"/>
          <w:b/>
          <w:bCs/>
        </w:rPr>
        <w:instrText xml:space="preserve"> REF _Ref238737345 \h  \* MERGEFORMAT </w:instrText>
      </w:r>
      <w:r w:rsidRPr="002C3124">
        <w:rPr>
          <w:rFonts w:asciiTheme="minorHAnsi" w:hAnsiTheme="minorHAnsi"/>
          <w:b/>
          <w:bCs/>
        </w:rPr>
      </w:r>
      <w:r w:rsidRPr="002C3124">
        <w:rPr>
          <w:rFonts w:asciiTheme="minorHAnsi" w:hAnsiTheme="minorHAnsi"/>
          <w:b/>
          <w:bCs/>
        </w:rPr>
        <w:fldChar w:fldCharType="separate"/>
      </w:r>
      <w:r w:rsidRPr="002C3124">
        <w:rPr>
          <w:rFonts w:asciiTheme="minorHAnsi" w:hAnsiTheme="minorHAnsi"/>
          <w:b/>
          <w:bCs/>
        </w:rPr>
        <w:t xml:space="preserve">Figure </w:t>
      </w:r>
      <w:r w:rsidRPr="002C3124">
        <w:rPr>
          <w:rFonts w:asciiTheme="minorHAnsi" w:hAnsiTheme="minorHAnsi"/>
          <w:b/>
          <w:bCs/>
          <w:noProof/>
        </w:rPr>
        <w:t>16</w:t>
      </w:r>
      <w:r w:rsidRPr="002C3124">
        <w:rPr>
          <w:rFonts w:asciiTheme="minorHAnsi" w:hAnsiTheme="minorHAnsi"/>
          <w:b/>
          <w:bCs/>
        </w:rPr>
        <w:fldChar w:fldCharType="end"/>
      </w:r>
      <w:r w:rsidRPr="002C3124">
        <w:rPr>
          <w:rFonts w:asciiTheme="minorHAnsi" w:hAnsiTheme="minorHAnsi"/>
        </w:rPr>
        <w:t xml:space="preserve"> illustrates the current extent of developed land across the region's six jurisdictions. The chart below summarizes, for the portions of each jurisdiction within the Tri-Cities MPO, the percentage of land that is developed, undeveloped, or changed from undeveloped to developed between 2014 and 2024.  To highlight regional growth patterns, individual land cover classes were consolidated into broader “developed” and “undeveloped” categories for this analysis.</w:t>
      </w:r>
    </w:p>
    <w:p w14:paraId="4E5991CB" w14:textId="77777777" w:rsidR="004C3648" w:rsidRPr="002C3124" w:rsidRDefault="004C3648" w:rsidP="004C3648">
      <w:pPr>
        <w:rPr>
          <w:rFonts w:asciiTheme="minorHAnsi" w:hAnsiTheme="minorHAnsi"/>
        </w:rPr>
      </w:pPr>
      <w:r w:rsidRPr="002C3124">
        <w:rPr>
          <w:rFonts w:asciiTheme="minorHAnsi" w:hAnsiTheme="minorHAnsi"/>
        </w:rPr>
        <w:t>This chart shows that region’s urban core – Colonial Heights, Hopewell, and Petersburg – has more than 60 percent of total land developed, while Dinwiddie, Prince George, and Chesterfield each has less than 30 percent developed. Across the Tri-Cities MPO as a whole, about 28 percent of land is developed, suggesting a region defined by a densely developed core surrounded by lower-density, largely undeveloped areas. While the conversion of undeveloped to developed land is not directly tied to long-range transportation planning needs, this trend mirrors the region’s broader patterns of population, household, and employment growth. Petersburg’s comparatively high rate of land conversion reflects both its population growth during the last decade and its relatively small size and limited remaining undeveloped land. The areas in Petersburg that transitioned from undeveloped to developed land are concentrated along Wells Road in south Petersburg, and along the US-301/I-95 corridor near the Bon Secours Medical Center and the Wagner Road interchange (Exit 48).</w:t>
      </w:r>
    </w:p>
    <w:p w14:paraId="5D3AE64C" w14:textId="77777777" w:rsidR="004C3648" w:rsidRDefault="004C3648" w:rsidP="004C3648">
      <w:pPr>
        <w:pStyle w:val="Caption"/>
      </w:pPr>
      <w:bookmarkStart w:id="34" w:name="_Ref238737345"/>
      <w:r>
        <w:lastRenderedPageBreak/>
        <w:t xml:space="preserve">Figure </w:t>
      </w:r>
      <w:fldSimple w:instr=" SEQ Figure \* ARABIC ">
        <w:r>
          <w:rPr>
            <w:noProof/>
          </w:rPr>
          <w:t>16</w:t>
        </w:r>
      </w:fldSimple>
      <w:bookmarkEnd w:id="34"/>
      <w:r>
        <w:t xml:space="preserve">. </w:t>
      </w:r>
      <w:r w:rsidRPr="00942E0A">
        <w:t xml:space="preserve">Percentage of Land that is Developed, Undeveloped, and </w:t>
      </w:r>
      <w:r>
        <w:t xml:space="preserve">Transitioned </w:t>
      </w:r>
      <w:r w:rsidRPr="00942E0A">
        <w:t>to Developed Use, 2014-2024</w:t>
      </w:r>
    </w:p>
    <w:p w14:paraId="37A1CB60" w14:textId="77777777" w:rsidR="004C3648" w:rsidRPr="00435EB6" w:rsidRDefault="004C3648" w:rsidP="004C3648">
      <w:r>
        <w:rPr>
          <w:noProof/>
          <w14:ligatures w14:val="standardContextual"/>
        </w:rPr>
        <w:drawing>
          <wp:inline distT="0" distB="0" distL="0" distR="0" wp14:anchorId="03AD2EC1" wp14:editId="25E76361">
            <wp:extent cx="5943600" cy="3656330"/>
            <wp:effectExtent l="0" t="0" r="0" b="1270"/>
            <wp:docPr id="549133295" name="Chart 1">
              <a:extLst xmlns:a="http://schemas.openxmlformats.org/drawingml/2006/main">
                <a:ext uri="{FF2B5EF4-FFF2-40B4-BE49-F238E27FC236}">
                  <a16:creationId xmlns:a16="http://schemas.microsoft.com/office/drawing/2014/main" id="{7B2F511A-2486-4F50-84D5-E6BC82AAA6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5503EC94" w14:textId="77777777" w:rsidR="004C3648" w:rsidRPr="00C864D1" w:rsidRDefault="004C3648" w:rsidP="004C3648">
      <w:pPr>
        <w:tabs>
          <w:tab w:val="left" w:pos="6516"/>
          <w:tab w:val="right" w:leader="dot" w:pos="14463"/>
        </w:tabs>
        <w:spacing w:before="240" w:after="240"/>
        <w:rPr>
          <w:spacing w:val="-2"/>
          <w:highlight w:val="yellow"/>
        </w:rPr>
      </w:pPr>
      <w:r w:rsidRPr="007A26CF">
        <w:rPr>
          <w:sz w:val="18"/>
          <w:szCs w:val="18"/>
        </w:rPr>
        <w:t>Source:</w:t>
      </w:r>
      <w:r>
        <w:rPr>
          <w:sz w:val="18"/>
          <w:szCs w:val="18"/>
        </w:rPr>
        <w:t xml:space="preserve"> </w:t>
      </w:r>
      <w:r w:rsidRPr="00CF654F">
        <w:rPr>
          <w:sz w:val="18"/>
          <w:szCs w:val="18"/>
        </w:rPr>
        <w:t xml:space="preserve">U.S. Geological Survey (USGS), </w:t>
      </w:r>
      <w:r>
        <w:rPr>
          <w:sz w:val="18"/>
          <w:szCs w:val="18"/>
        </w:rPr>
        <w:t xml:space="preserve">2014 and </w:t>
      </w:r>
      <w:r w:rsidRPr="00CF654F">
        <w:rPr>
          <w:sz w:val="18"/>
          <w:szCs w:val="18"/>
        </w:rPr>
        <w:t>2024, Annual NLCD Collection</w:t>
      </w:r>
    </w:p>
    <w:p w14:paraId="1297C747" w14:textId="77777777" w:rsidR="004C3648" w:rsidRDefault="004C3648" w:rsidP="004C3648">
      <w:pPr>
        <w:pStyle w:val="Heading3"/>
      </w:pPr>
      <w:r w:rsidRPr="00C864D1">
        <w:t>Travel Patterns</w:t>
      </w:r>
    </w:p>
    <w:p w14:paraId="63C4BCA4" w14:textId="77777777" w:rsidR="004C3648" w:rsidRDefault="004C3648" w:rsidP="004C3648">
      <w:pPr>
        <w:tabs>
          <w:tab w:val="left" w:pos="6516"/>
          <w:tab w:val="right" w:leader="dot" w:pos="14463"/>
        </w:tabs>
        <w:spacing w:before="240" w:after="240"/>
        <w:rPr>
          <w:rFonts w:asciiTheme="minorHAnsi" w:hAnsiTheme="minorHAnsi"/>
        </w:rPr>
      </w:pPr>
      <w:r w:rsidRPr="00D867F3">
        <w:rPr>
          <w:rFonts w:asciiTheme="minorHAnsi" w:hAnsiTheme="minorHAnsi"/>
        </w:rPr>
        <w:t xml:space="preserve">Population and employment changes shape both development and travel patterns throughout the region. Understanding these existing patterns provides a basis for developing future transportation needs. Examining trip flows, </w:t>
      </w:r>
      <w:r>
        <w:rPr>
          <w:rFonts w:asciiTheme="minorHAnsi" w:hAnsiTheme="minorHAnsi"/>
        </w:rPr>
        <w:t>household vehicle availability, mode share</w:t>
      </w:r>
      <w:r w:rsidRPr="00D867F3">
        <w:rPr>
          <w:rFonts w:asciiTheme="minorHAnsi" w:hAnsiTheme="minorHAnsi"/>
        </w:rPr>
        <w:t xml:space="preserve">, and </w:t>
      </w:r>
      <w:r>
        <w:rPr>
          <w:rFonts w:asciiTheme="minorHAnsi" w:hAnsiTheme="minorHAnsi"/>
        </w:rPr>
        <w:t xml:space="preserve">forecasted </w:t>
      </w:r>
      <w:r w:rsidRPr="00D867F3">
        <w:rPr>
          <w:rFonts w:asciiTheme="minorHAnsi" w:hAnsiTheme="minorHAnsi"/>
        </w:rPr>
        <w:t>travel demand helps inform decision makers about the investments that are needed to support economic vitality, improve mobility, and enhance quality of life for residents and visitors alike. Figure X illustrates how residents currently travel throughout the region, showing the distribution of trips across different modes of transportation.</w:t>
      </w:r>
    </w:p>
    <w:p w14:paraId="0D85D538" w14:textId="77777777" w:rsidR="004C3648" w:rsidRPr="00B31AFF" w:rsidRDefault="004C3648" w:rsidP="004C3648">
      <w:pPr>
        <w:tabs>
          <w:tab w:val="left" w:pos="6516"/>
          <w:tab w:val="right" w:leader="dot" w:pos="14463"/>
        </w:tabs>
        <w:spacing w:before="240" w:after="240"/>
        <w:rPr>
          <w:spacing w:val="-2"/>
        </w:rPr>
      </w:pPr>
      <w:r w:rsidRPr="00B31AFF">
        <w:rPr>
          <w:spacing w:val="-2"/>
          <w:highlight w:val="yellow"/>
        </w:rPr>
        <w:t xml:space="preserve">Trips by Mode - </w:t>
      </w:r>
      <w:commentRangeStart w:id="35"/>
      <w:r w:rsidRPr="00B31AFF">
        <w:rPr>
          <w:spacing w:val="-2"/>
          <w:highlight w:val="yellow"/>
        </w:rPr>
        <w:t>TBD</w:t>
      </w:r>
      <w:commentRangeEnd w:id="35"/>
      <w:r w:rsidRPr="00B31AFF">
        <w:rPr>
          <w:rStyle w:val="CommentReference"/>
          <w:spacing w:val="-2"/>
          <w:sz w:val="22"/>
          <w:szCs w:val="22"/>
        </w:rPr>
        <w:commentReference w:id="35"/>
      </w:r>
    </w:p>
    <w:p w14:paraId="62517F90" w14:textId="77777777" w:rsidR="004C3648" w:rsidRPr="002C3124" w:rsidRDefault="004C3648" w:rsidP="004C3648">
      <w:pPr>
        <w:rPr>
          <w:rFonts w:asciiTheme="minorHAnsi" w:hAnsiTheme="minorHAnsi"/>
          <w:b/>
          <w:bCs/>
        </w:rPr>
      </w:pPr>
      <w:bookmarkStart w:id="36" w:name="_Ref228980507"/>
      <w:r w:rsidRPr="002C3124">
        <w:rPr>
          <w:rFonts w:asciiTheme="minorHAnsi" w:hAnsiTheme="minorHAnsi"/>
        </w:rPr>
        <w:t xml:space="preserve">Household vehicle availability is one of the biggest determinants of </w:t>
      </w:r>
      <w:r>
        <w:rPr>
          <w:rFonts w:asciiTheme="minorHAnsi" w:hAnsiTheme="minorHAnsi"/>
        </w:rPr>
        <w:t>travel behavior and mode choice</w:t>
      </w:r>
      <w:r w:rsidRPr="002C3124">
        <w:rPr>
          <w:rFonts w:asciiTheme="minorHAnsi" w:hAnsiTheme="minorHAnsi"/>
        </w:rPr>
        <w:t xml:space="preserve">, shaping whether a trip is made by car, transit, walking, or not at all. </w:t>
      </w:r>
      <w:r w:rsidRPr="002C3124">
        <w:rPr>
          <w:rFonts w:asciiTheme="minorHAnsi" w:hAnsiTheme="minorHAnsi"/>
          <w:b/>
          <w:bCs/>
        </w:rPr>
        <w:fldChar w:fldCharType="begin"/>
      </w:r>
      <w:r w:rsidRPr="002C3124">
        <w:rPr>
          <w:rFonts w:asciiTheme="minorHAnsi" w:hAnsiTheme="minorHAnsi"/>
          <w:b/>
          <w:bCs/>
        </w:rPr>
        <w:instrText xml:space="preserve"> REF _Ref238740173 \h  \* MERGEFORMAT </w:instrText>
      </w:r>
      <w:r w:rsidRPr="002C3124">
        <w:rPr>
          <w:rFonts w:asciiTheme="minorHAnsi" w:hAnsiTheme="minorHAnsi"/>
          <w:b/>
          <w:bCs/>
        </w:rPr>
      </w:r>
      <w:r w:rsidRPr="002C3124">
        <w:rPr>
          <w:rFonts w:asciiTheme="minorHAnsi" w:hAnsiTheme="minorHAnsi"/>
          <w:b/>
          <w:bCs/>
        </w:rPr>
        <w:fldChar w:fldCharType="separate"/>
      </w:r>
      <w:r w:rsidRPr="002C3124">
        <w:rPr>
          <w:rFonts w:asciiTheme="minorHAnsi" w:hAnsiTheme="minorHAnsi"/>
          <w:b/>
          <w:bCs/>
        </w:rPr>
        <w:t xml:space="preserve">Table </w:t>
      </w:r>
      <w:r w:rsidRPr="002C3124">
        <w:rPr>
          <w:rFonts w:asciiTheme="minorHAnsi" w:hAnsiTheme="minorHAnsi"/>
          <w:b/>
          <w:bCs/>
          <w:noProof/>
        </w:rPr>
        <w:t>2</w:t>
      </w:r>
      <w:r w:rsidRPr="002C3124">
        <w:rPr>
          <w:rFonts w:asciiTheme="minorHAnsi" w:hAnsiTheme="minorHAnsi"/>
          <w:b/>
          <w:bCs/>
        </w:rPr>
        <w:fldChar w:fldCharType="end"/>
      </w:r>
      <w:r w:rsidRPr="002C3124">
        <w:rPr>
          <w:rFonts w:asciiTheme="minorHAnsi" w:hAnsiTheme="minorHAnsi"/>
        </w:rPr>
        <w:t xml:space="preserve"> presents the distribution of households by vehicle availability and jurisdiction. Vehicle availability is categorized by the number of vehicles available per household, ranging from zero vehicles to three or more vehicles. Because census tracts are the smallest geographic unit for which vehicle availability data are available from </w:t>
      </w:r>
      <w:r>
        <w:rPr>
          <w:rFonts w:asciiTheme="minorHAnsi" w:hAnsiTheme="minorHAnsi"/>
        </w:rPr>
        <w:t>the American Community Survey (ACS)</w:t>
      </w:r>
      <w:r w:rsidRPr="002C3124">
        <w:rPr>
          <w:rFonts w:asciiTheme="minorHAnsi" w:hAnsiTheme="minorHAnsi"/>
        </w:rPr>
        <w:t xml:space="preserve">, estimates for </w:t>
      </w:r>
      <w:r>
        <w:rPr>
          <w:rFonts w:asciiTheme="minorHAnsi" w:hAnsiTheme="minorHAnsi"/>
        </w:rPr>
        <w:t xml:space="preserve">the portions of </w:t>
      </w:r>
      <w:r w:rsidRPr="002C3124">
        <w:rPr>
          <w:rFonts w:asciiTheme="minorHAnsi" w:hAnsiTheme="minorHAnsi"/>
        </w:rPr>
        <w:t xml:space="preserve">Chesterfield, Dinwiddie, and Prince George </w:t>
      </w:r>
      <w:r>
        <w:rPr>
          <w:rFonts w:asciiTheme="minorHAnsi" w:hAnsiTheme="minorHAnsi"/>
        </w:rPr>
        <w:t xml:space="preserve">within TCAMPO </w:t>
      </w:r>
      <w:r w:rsidRPr="002C3124">
        <w:rPr>
          <w:rFonts w:asciiTheme="minorHAnsi" w:hAnsiTheme="minorHAnsi"/>
        </w:rPr>
        <w:t>were calculated using population-weighted spatial interpolation.</w:t>
      </w:r>
    </w:p>
    <w:p w14:paraId="6B979652" w14:textId="77777777" w:rsidR="004C3648" w:rsidRPr="002C3124" w:rsidRDefault="004C3648" w:rsidP="004C3648">
      <w:pPr>
        <w:rPr>
          <w:rFonts w:asciiTheme="minorHAnsi" w:hAnsiTheme="minorHAnsi"/>
        </w:rPr>
      </w:pPr>
      <w:r>
        <w:rPr>
          <w:rFonts w:asciiTheme="minorHAnsi" w:hAnsiTheme="minorHAnsi"/>
        </w:rPr>
        <w:t>As shown below, v</w:t>
      </w:r>
      <w:r w:rsidRPr="002C3124">
        <w:rPr>
          <w:rFonts w:asciiTheme="minorHAnsi" w:hAnsiTheme="minorHAnsi"/>
        </w:rPr>
        <w:t xml:space="preserve">ehicle availability varies considerably across the region, generally tracking </w:t>
      </w:r>
      <w:r w:rsidRPr="002C3124">
        <w:rPr>
          <w:rFonts w:asciiTheme="minorHAnsi" w:hAnsiTheme="minorHAnsi"/>
        </w:rPr>
        <w:lastRenderedPageBreak/>
        <w:t xml:space="preserve">differences in </w:t>
      </w:r>
      <w:r>
        <w:rPr>
          <w:rFonts w:asciiTheme="minorHAnsi" w:hAnsiTheme="minorHAnsi"/>
        </w:rPr>
        <w:t xml:space="preserve">population </w:t>
      </w:r>
      <w:r w:rsidRPr="002C3124">
        <w:rPr>
          <w:rFonts w:asciiTheme="minorHAnsi" w:hAnsiTheme="minorHAnsi"/>
        </w:rPr>
        <w:t>density</w:t>
      </w:r>
      <w:r>
        <w:rPr>
          <w:rFonts w:asciiTheme="minorHAnsi" w:hAnsiTheme="minorHAnsi"/>
        </w:rPr>
        <w:t xml:space="preserve"> and household income</w:t>
      </w:r>
      <w:r w:rsidRPr="002C3124">
        <w:rPr>
          <w:rFonts w:asciiTheme="minorHAnsi" w:hAnsiTheme="minorHAnsi"/>
        </w:rPr>
        <w:t>. Petersburg has the highest share of zero-vehicle households (14.84%) and the highest combined zero-and-one-vehicle share (63.27%). Hopewell also shows an above-average zero-vehicle share (11.66%). At the other end, Dinwiddie has the highest share of three-plus-vehicle households (46.34%), reflecting its more rural, auto-dependent character, with Prince George and Chesterfield showing similar trends. Overall, TCAMPO (8.20% zero-vehicle) skews slightly higher than Virginia statewide (6.10% zero-vehicle) in low-vehicle-availability households, driven mainly by Petersburg and Hopewell.</w:t>
      </w:r>
      <w:bookmarkEnd w:id="36"/>
    </w:p>
    <w:p w14:paraId="316EADEB" w14:textId="77777777" w:rsidR="004C3648" w:rsidRDefault="004C3648" w:rsidP="004C3648">
      <w:pPr>
        <w:pStyle w:val="Caption"/>
      </w:pPr>
      <w:bookmarkStart w:id="37" w:name="_Ref238740173"/>
      <w:r>
        <w:t xml:space="preserve">Table </w:t>
      </w:r>
      <w:fldSimple w:instr=" SEQ Table \* ARABIC ">
        <w:r>
          <w:rPr>
            <w:noProof/>
          </w:rPr>
          <w:t>2</w:t>
        </w:r>
      </w:fldSimple>
      <w:bookmarkEnd w:id="37"/>
      <w:r>
        <w:t>. Household Vehicle Availability by Jurisdiction</w:t>
      </w:r>
    </w:p>
    <w:tbl>
      <w:tblPr>
        <w:tblStyle w:val="PlainTable1"/>
        <w:tblW w:w="4998" w:type="pct"/>
        <w:tblLook w:val="0460" w:firstRow="1" w:lastRow="1" w:firstColumn="0" w:lastColumn="0" w:noHBand="0" w:noVBand="1"/>
      </w:tblPr>
      <w:tblGrid>
        <w:gridCol w:w="2313"/>
        <w:gridCol w:w="1407"/>
        <w:gridCol w:w="1408"/>
        <w:gridCol w:w="1408"/>
        <w:gridCol w:w="1408"/>
        <w:gridCol w:w="1402"/>
      </w:tblGrid>
      <w:tr w:rsidR="004C3648" w:rsidRPr="00C864D1" w14:paraId="43C554E5" w14:textId="77777777" w:rsidTr="00CA4198">
        <w:trPr>
          <w:cnfStyle w:val="100000000000" w:firstRow="1" w:lastRow="0" w:firstColumn="0" w:lastColumn="0" w:oddVBand="0" w:evenVBand="0" w:oddHBand="0" w:evenHBand="0" w:firstRowFirstColumn="0" w:firstRowLastColumn="0" w:lastRowFirstColumn="0" w:lastRowLastColumn="0"/>
          <w:trHeight w:val="432"/>
        </w:trPr>
        <w:tc>
          <w:tcPr>
            <w:tcW w:w="1238" w:type="pct"/>
            <w:vAlign w:val="center"/>
          </w:tcPr>
          <w:p w14:paraId="7E12DA06" w14:textId="77777777" w:rsidR="004C3648" w:rsidRPr="00C864D1" w:rsidRDefault="004C3648" w:rsidP="00CA4198">
            <w:pPr>
              <w:pStyle w:val="NoSpacing"/>
              <w:jc w:val="center"/>
              <w:rPr>
                <w:rFonts w:asciiTheme="majorHAnsi" w:hAnsiTheme="majorHAnsi" w:cs="Arial"/>
                <w:sz w:val="20"/>
                <w:szCs w:val="20"/>
              </w:rPr>
            </w:pPr>
            <w:r w:rsidRPr="00C864D1">
              <w:rPr>
                <w:rFonts w:asciiTheme="majorHAnsi" w:hAnsiTheme="majorHAnsi" w:cs="Arial"/>
                <w:sz w:val="20"/>
                <w:szCs w:val="20"/>
              </w:rPr>
              <w:t>Jurisdiction</w:t>
            </w:r>
          </w:p>
        </w:tc>
        <w:tc>
          <w:tcPr>
            <w:tcW w:w="753" w:type="pct"/>
            <w:vAlign w:val="center"/>
          </w:tcPr>
          <w:p w14:paraId="34430739" w14:textId="77777777" w:rsidR="004C3648" w:rsidRPr="00C864D1" w:rsidRDefault="004C3648" w:rsidP="00CA4198">
            <w:pPr>
              <w:pStyle w:val="NoSpacing"/>
              <w:jc w:val="center"/>
              <w:rPr>
                <w:rFonts w:asciiTheme="majorHAnsi" w:hAnsiTheme="majorHAnsi" w:cs="Arial"/>
                <w:sz w:val="20"/>
                <w:szCs w:val="20"/>
              </w:rPr>
            </w:pPr>
            <w:r>
              <w:rPr>
                <w:rFonts w:asciiTheme="majorHAnsi" w:hAnsiTheme="majorHAnsi" w:cs="Arial"/>
                <w:sz w:val="20"/>
                <w:szCs w:val="20"/>
              </w:rPr>
              <w:t>Households</w:t>
            </w:r>
          </w:p>
        </w:tc>
        <w:tc>
          <w:tcPr>
            <w:tcW w:w="753" w:type="pct"/>
            <w:vAlign w:val="center"/>
          </w:tcPr>
          <w:p w14:paraId="0A78F70B" w14:textId="77777777" w:rsidR="004C3648" w:rsidRPr="00C864D1" w:rsidRDefault="004C3648" w:rsidP="00CA4198">
            <w:pPr>
              <w:pStyle w:val="NoSpacing"/>
              <w:jc w:val="center"/>
              <w:rPr>
                <w:rFonts w:asciiTheme="majorHAnsi" w:hAnsiTheme="majorHAnsi" w:cs="Arial"/>
                <w:sz w:val="20"/>
                <w:szCs w:val="20"/>
              </w:rPr>
            </w:pPr>
            <w:r w:rsidRPr="00C864D1">
              <w:rPr>
                <w:rFonts w:asciiTheme="majorHAnsi" w:hAnsiTheme="majorHAnsi" w:cs="Arial"/>
                <w:sz w:val="20"/>
                <w:szCs w:val="20"/>
              </w:rPr>
              <w:t>No Vehicle</w:t>
            </w:r>
          </w:p>
        </w:tc>
        <w:tc>
          <w:tcPr>
            <w:tcW w:w="753" w:type="pct"/>
            <w:vAlign w:val="center"/>
          </w:tcPr>
          <w:p w14:paraId="5DAA1299" w14:textId="77777777" w:rsidR="004C3648" w:rsidRPr="00C864D1" w:rsidRDefault="004C3648" w:rsidP="00CA4198">
            <w:pPr>
              <w:pStyle w:val="NoSpacing"/>
              <w:jc w:val="center"/>
              <w:rPr>
                <w:rFonts w:asciiTheme="majorHAnsi" w:hAnsiTheme="majorHAnsi" w:cs="Arial"/>
                <w:sz w:val="20"/>
                <w:szCs w:val="20"/>
              </w:rPr>
            </w:pPr>
            <w:r w:rsidRPr="00C864D1">
              <w:rPr>
                <w:rFonts w:asciiTheme="majorHAnsi" w:hAnsiTheme="majorHAnsi" w:cs="Arial"/>
                <w:sz w:val="20"/>
                <w:szCs w:val="20"/>
              </w:rPr>
              <w:t>1 Vehicle</w:t>
            </w:r>
          </w:p>
        </w:tc>
        <w:tc>
          <w:tcPr>
            <w:tcW w:w="753" w:type="pct"/>
            <w:vAlign w:val="center"/>
          </w:tcPr>
          <w:p w14:paraId="60985ADC" w14:textId="77777777" w:rsidR="004C3648" w:rsidRPr="00C864D1" w:rsidRDefault="004C3648" w:rsidP="00CA4198">
            <w:pPr>
              <w:pStyle w:val="NoSpacing"/>
              <w:jc w:val="center"/>
              <w:rPr>
                <w:rFonts w:asciiTheme="majorHAnsi" w:hAnsiTheme="majorHAnsi" w:cs="Arial"/>
                <w:sz w:val="20"/>
                <w:szCs w:val="20"/>
              </w:rPr>
            </w:pPr>
            <w:r w:rsidRPr="00C864D1">
              <w:rPr>
                <w:rFonts w:asciiTheme="majorHAnsi" w:hAnsiTheme="majorHAnsi" w:cs="Arial"/>
                <w:sz w:val="20"/>
                <w:szCs w:val="20"/>
              </w:rPr>
              <w:t>2 Vehicles</w:t>
            </w:r>
          </w:p>
        </w:tc>
        <w:tc>
          <w:tcPr>
            <w:tcW w:w="751" w:type="pct"/>
            <w:vAlign w:val="center"/>
          </w:tcPr>
          <w:p w14:paraId="4FE29D9C" w14:textId="77777777" w:rsidR="004C3648" w:rsidRPr="00C864D1" w:rsidRDefault="004C3648" w:rsidP="00CA4198">
            <w:pPr>
              <w:pStyle w:val="NoSpacing"/>
              <w:jc w:val="center"/>
              <w:rPr>
                <w:rFonts w:asciiTheme="majorHAnsi" w:hAnsiTheme="majorHAnsi" w:cs="Arial"/>
                <w:sz w:val="20"/>
                <w:szCs w:val="20"/>
              </w:rPr>
            </w:pPr>
            <w:r w:rsidRPr="00C864D1">
              <w:rPr>
                <w:rFonts w:asciiTheme="majorHAnsi" w:hAnsiTheme="majorHAnsi" w:cs="Arial"/>
                <w:sz w:val="20"/>
                <w:szCs w:val="20"/>
              </w:rPr>
              <w:t>3+ Vehicles</w:t>
            </w:r>
          </w:p>
        </w:tc>
      </w:tr>
      <w:tr w:rsidR="004C3648" w:rsidRPr="00C864D1" w14:paraId="0BA8DA51"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tcW w:w="1238" w:type="pct"/>
            <w:vAlign w:val="center"/>
          </w:tcPr>
          <w:p w14:paraId="0456AC43" w14:textId="77777777" w:rsidR="004C3648" w:rsidRPr="00C864D1" w:rsidRDefault="004C3648" w:rsidP="00CA4198">
            <w:pPr>
              <w:pStyle w:val="NoSpacing"/>
              <w:rPr>
                <w:rFonts w:asciiTheme="majorHAnsi" w:hAnsiTheme="majorHAnsi" w:cs="Arial"/>
                <w:spacing w:val="-2"/>
                <w:sz w:val="20"/>
                <w:szCs w:val="20"/>
              </w:rPr>
            </w:pPr>
            <w:r w:rsidRPr="00C864D1">
              <w:rPr>
                <w:rFonts w:asciiTheme="majorHAnsi" w:hAnsiTheme="majorHAnsi" w:cs="Arial"/>
                <w:spacing w:val="-2"/>
                <w:sz w:val="20"/>
                <w:szCs w:val="20"/>
              </w:rPr>
              <w:t>Chesterfield</w:t>
            </w:r>
          </w:p>
        </w:tc>
        <w:tc>
          <w:tcPr>
            <w:tcW w:w="753" w:type="pct"/>
            <w:vAlign w:val="center"/>
          </w:tcPr>
          <w:p w14:paraId="0C1B3C5E"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z w:val="20"/>
                <w:szCs w:val="20"/>
              </w:rPr>
              <w:t>16,017</w:t>
            </w:r>
          </w:p>
        </w:tc>
        <w:tc>
          <w:tcPr>
            <w:tcW w:w="753" w:type="pct"/>
            <w:vAlign w:val="center"/>
          </w:tcPr>
          <w:p w14:paraId="0BE79434"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4.22%</w:t>
            </w:r>
          </w:p>
        </w:tc>
        <w:tc>
          <w:tcPr>
            <w:tcW w:w="753" w:type="pct"/>
            <w:vAlign w:val="center"/>
          </w:tcPr>
          <w:p w14:paraId="4E2D4F41"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22.22%</w:t>
            </w:r>
          </w:p>
        </w:tc>
        <w:tc>
          <w:tcPr>
            <w:tcW w:w="753" w:type="pct"/>
            <w:vAlign w:val="center"/>
          </w:tcPr>
          <w:p w14:paraId="3B464B94"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40.93%</w:t>
            </w:r>
          </w:p>
        </w:tc>
        <w:tc>
          <w:tcPr>
            <w:tcW w:w="751" w:type="pct"/>
            <w:vAlign w:val="center"/>
          </w:tcPr>
          <w:p w14:paraId="12CE33E0"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32.63%</w:t>
            </w:r>
          </w:p>
        </w:tc>
      </w:tr>
      <w:tr w:rsidR="004C3648" w:rsidRPr="00C864D1" w14:paraId="53828A72" w14:textId="77777777" w:rsidTr="00CA4198">
        <w:trPr>
          <w:trHeight w:val="432"/>
        </w:trPr>
        <w:tc>
          <w:tcPr>
            <w:tcW w:w="1238" w:type="pct"/>
            <w:vAlign w:val="center"/>
          </w:tcPr>
          <w:p w14:paraId="67CC02E8" w14:textId="77777777" w:rsidR="004C3648" w:rsidRPr="00C864D1" w:rsidRDefault="004C3648" w:rsidP="00CA4198">
            <w:pPr>
              <w:pStyle w:val="NoSpacing"/>
              <w:rPr>
                <w:rFonts w:asciiTheme="majorHAnsi" w:hAnsiTheme="majorHAnsi" w:cs="Arial"/>
                <w:spacing w:val="-2"/>
                <w:sz w:val="20"/>
                <w:szCs w:val="20"/>
              </w:rPr>
            </w:pPr>
            <w:r w:rsidRPr="00C864D1">
              <w:rPr>
                <w:rFonts w:asciiTheme="majorHAnsi" w:hAnsiTheme="majorHAnsi" w:cs="Arial"/>
                <w:spacing w:val="-2"/>
                <w:sz w:val="20"/>
                <w:szCs w:val="20"/>
              </w:rPr>
              <w:t>Dinwiddie</w:t>
            </w:r>
          </w:p>
        </w:tc>
        <w:tc>
          <w:tcPr>
            <w:tcW w:w="753" w:type="pct"/>
            <w:vAlign w:val="center"/>
          </w:tcPr>
          <w:p w14:paraId="189861F0"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z w:val="20"/>
                <w:szCs w:val="20"/>
              </w:rPr>
              <w:t>4,409</w:t>
            </w:r>
          </w:p>
        </w:tc>
        <w:tc>
          <w:tcPr>
            <w:tcW w:w="753" w:type="pct"/>
            <w:vAlign w:val="center"/>
          </w:tcPr>
          <w:p w14:paraId="28F1FDFE"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5.90%</w:t>
            </w:r>
          </w:p>
        </w:tc>
        <w:tc>
          <w:tcPr>
            <w:tcW w:w="753" w:type="pct"/>
            <w:vAlign w:val="center"/>
          </w:tcPr>
          <w:p w14:paraId="66A9CFE3"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19.37%</w:t>
            </w:r>
          </w:p>
        </w:tc>
        <w:tc>
          <w:tcPr>
            <w:tcW w:w="753" w:type="pct"/>
            <w:vAlign w:val="center"/>
          </w:tcPr>
          <w:p w14:paraId="1B9936C5"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28.42%</w:t>
            </w:r>
          </w:p>
        </w:tc>
        <w:tc>
          <w:tcPr>
            <w:tcW w:w="751" w:type="pct"/>
            <w:vAlign w:val="center"/>
          </w:tcPr>
          <w:p w14:paraId="5FD6EE58"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46.34%</w:t>
            </w:r>
          </w:p>
        </w:tc>
      </w:tr>
      <w:tr w:rsidR="004C3648" w:rsidRPr="00C864D1" w14:paraId="2A477578"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tcW w:w="1238" w:type="pct"/>
            <w:vAlign w:val="center"/>
          </w:tcPr>
          <w:p w14:paraId="52062782" w14:textId="77777777" w:rsidR="004C3648" w:rsidRPr="00C864D1" w:rsidRDefault="004C3648" w:rsidP="00CA4198">
            <w:pPr>
              <w:pStyle w:val="NoSpacing"/>
              <w:rPr>
                <w:rFonts w:asciiTheme="majorHAnsi" w:hAnsiTheme="majorHAnsi" w:cs="Arial"/>
                <w:spacing w:val="-2"/>
                <w:sz w:val="20"/>
                <w:szCs w:val="20"/>
              </w:rPr>
            </w:pPr>
            <w:r w:rsidRPr="00C864D1">
              <w:rPr>
                <w:rFonts w:asciiTheme="majorHAnsi" w:hAnsiTheme="majorHAnsi" w:cs="Arial"/>
                <w:spacing w:val="-2"/>
                <w:sz w:val="20"/>
                <w:szCs w:val="20"/>
              </w:rPr>
              <w:t xml:space="preserve">Prince George </w:t>
            </w:r>
          </w:p>
        </w:tc>
        <w:tc>
          <w:tcPr>
            <w:tcW w:w="753" w:type="pct"/>
            <w:vAlign w:val="center"/>
          </w:tcPr>
          <w:p w14:paraId="512675E0"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z w:val="20"/>
                <w:szCs w:val="20"/>
              </w:rPr>
              <w:t>10,204</w:t>
            </w:r>
          </w:p>
        </w:tc>
        <w:tc>
          <w:tcPr>
            <w:tcW w:w="753" w:type="pct"/>
            <w:vAlign w:val="center"/>
          </w:tcPr>
          <w:p w14:paraId="4B84EF70"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3.47%</w:t>
            </w:r>
          </w:p>
        </w:tc>
        <w:tc>
          <w:tcPr>
            <w:tcW w:w="753" w:type="pct"/>
            <w:vAlign w:val="center"/>
          </w:tcPr>
          <w:p w14:paraId="45E26617"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22.95%</w:t>
            </w:r>
          </w:p>
        </w:tc>
        <w:tc>
          <w:tcPr>
            <w:tcW w:w="753" w:type="pct"/>
            <w:vAlign w:val="center"/>
          </w:tcPr>
          <w:p w14:paraId="1973685C"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34.08%</w:t>
            </w:r>
          </w:p>
        </w:tc>
        <w:tc>
          <w:tcPr>
            <w:tcW w:w="751" w:type="pct"/>
            <w:vAlign w:val="center"/>
          </w:tcPr>
          <w:p w14:paraId="7B774964"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39.50%</w:t>
            </w:r>
          </w:p>
        </w:tc>
      </w:tr>
      <w:tr w:rsidR="004C3648" w:rsidRPr="00C864D1" w14:paraId="30176520" w14:textId="77777777" w:rsidTr="00CA4198">
        <w:trPr>
          <w:trHeight w:val="432"/>
        </w:trPr>
        <w:tc>
          <w:tcPr>
            <w:tcW w:w="1238" w:type="pct"/>
            <w:vAlign w:val="center"/>
          </w:tcPr>
          <w:p w14:paraId="1272450D" w14:textId="77777777" w:rsidR="004C3648" w:rsidRPr="00C864D1" w:rsidRDefault="004C3648" w:rsidP="00CA4198">
            <w:pPr>
              <w:pStyle w:val="NoSpacing"/>
              <w:rPr>
                <w:rFonts w:asciiTheme="majorHAnsi" w:hAnsiTheme="majorHAnsi" w:cs="Arial"/>
                <w:spacing w:val="-2"/>
                <w:sz w:val="20"/>
                <w:szCs w:val="20"/>
              </w:rPr>
            </w:pPr>
            <w:r w:rsidRPr="00C864D1">
              <w:rPr>
                <w:rFonts w:asciiTheme="majorHAnsi" w:hAnsiTheme="majorHAnsi" w:cs="Arial"/>
                <w:spacing w:val="-2"/>
                <w:sz w:val="20"/>
                <w:szCs w:val="20"/>
              </w:rPr>
              <w:t>Colonial Heights</w:t>
            </w:r>
          </w:p>
        </w:tc>
        <w:tc>
          <w:tcPr>
            <w:tcW w:w="753" w:type="pct"/>
            <w:vAlign w:val="center"/>
          </w:tcPr>
          <w:p w14:paraId="44CFD000"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z w:val="20"/>
                <w:szCs w:val="20"/>
              </w:rPr>
              <w:t>7,530</w:t>
            </w:r>
          </w:p>
        </w:tc>
        <w:tc>
          <w:tcPr>
            <w:tcW w:w="753" w:type="pct"/>
            <w:vAlign w:val="center"/>
          </w:tcPr>
          <w:p w14:paraId="736B6664"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6.79%</w:t>
            </w:r>
          </w:p>
        </w:tc>
        <w:tc>
          <w:tcPr>
            <w:tcW w:w="753" w:type="pct"/>
            <w:vAlign w:val="center"/>
          </w:tcPr>
          <w:p w14:paraId="7A43F4B9"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33.73%</w:t>
            </w:r>
          </w:p>
        </w:tc>
        <w:tc>
          <w:tcPr>
            <w:tcW w:w="753" w:type="pct"/>
            <w:vAlign w:val="center"/>
          </w:tcPr>
          <w:p w14:paraId="1C105AB7"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35.96%</w:t>
            </w:r>
          </w:p>
        </w:tc>
        <w:tc>
          <w:tcPr>
            <w:tcW w:w="751" w:type="pct"/>
            <w:vAlign w:val="center"/>
          </w:tcPr>
          <w:p w14:paraId="3A74DB8C"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23.52%</w:t>
            </w:r>
          </w:p>
        </w:tc>
      </w:tr>
      <w:tr w:rsidR="004C3648" w:rsidRPr="00C864D1" w14:paraId="1D95BDD5"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tcW w:w="1238" w:type="pct"/>
            <w:vAlign w:val="center"/>
          </w:tcPr>
          <w:p w14:paraId="0C8F393F" w14:textId="77777777" w:rsidR="004C3648" w:rsidRPr="00C864D1" w:rsidRDefault="004C3648" w:rsidP="00CA4198">
            <w:pPr>
              <w:pStyle w:val="NoSpacing"/>
              <w:rPr>
                <w:rFonts w:asciiTheme="majorHAnsi" w:hAnsiTheme="majorHAnsi" w:cs="Arial"/>
                <w:spacing w:val="-2"/>
                <w:sz w:val="20"/>
                <w:szCs w:val="20"/>
              </w:rPr>
            </w:pPr>
            <w:r w:rsidRPr="00C864D1">
              <w:rPr>
                <w:rFonts w:asciiTheme="majorHAnsi" w:hAnsiTheme="majorHAnsi" w:cs="Arial"/>
                <w:spacing w:val="-2"/>
                <w:sz w:val="20"/>
                <w:szCs w:val="20"/>
              </w:rPr>
              <w:t>Hopewell</w:t>
            </w:r>
          </w:p>
        </w:tc>
        <w:tc>
          <w:tcPr>
            <w:tcW w:w="753" w:type="pct"/>
            <w:vAlign w:val="center"/>
          </w:tcPr>
          <w:p w14:paraId="6D93D756"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z w:val="20"/>
                <w:szCs w:val="20"/>
              </w:rPr>
              <w:t>9,255</w:t>
            </w:r>
          </w:p>
        </w:tc>
        <w:tc>
          <w:tcPr>
            <w:tcW w:w="753" w:type="pct"/>
            <w:vAlign w:val="center"/>
          </w:tcPr>
          <w:p w14:paraId="5BB8F9F3"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11.66%</w:t>
            </w:r>
          </w:p>
        </w:tc>
        <w:tc>
          <w:tcPr>
            <w:tcW w:w="753" w:type="pct"/>
            <w:vAlign w:val="center"/>
          </w:tcPr>
          <w:p w14:paraId="6259B4EB"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35.73%</w:t>
            </w:r>
          </w:p>
        </w:tc>
        <w:tc>
          <w:tcPr>
            <w:tcW w:w="753" w:type="pct"/>
            <w:vAlign w:val="center"/>
          </w:tcPr>
          <w:p w14:paraId="267E8CD0"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26.12%</w:t>
            </w:r>
          </w:p>
        </w:tc>
        <w:tc>
          <w:tcPr>
            <w:tcW w:w="751" w:type="pct"/>
            <w:vAlign w:val="center"/>
          </w:tcPr>
          <w:p w14:paraId="5FECE18D"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26.49%</w:t>
            </w:r>
          </w:p>
        </w:tc>
      </w:tr>
      <w:tr w:rsidR="004C3648" w:rsidRPr="00C864D1" w14:paraId="26BC39CD" w14:textId="77777777" w:rsidTr="00CA4198">
        <w:trPr>
          <w:trHeight w:val="432"/>
        </w:trPr>
        <w:tc>
          <w:tcPr>
            <w:tcW w:w="1238" w:type="pct"/>
            <w:tcBorders>
              <w:bottom w:val="double" w:sz="4" w:space="0" w:color="BFBFBF" w:themeColor="background1" w:themeShade="BF"/>
            </w:tcBorders>
            <w:vAlign w:val="center"/>
          </w:tcPr>
          <w:p w14:paraId="14A06587" w14:textId="77777777" w:rsidR="004C3648" w:rsidRPr="00C864D1" w:rsidRDefault="004C3648" w:rsidP="00CA4198">
            <w:pPr>
              <w:pStyle w:val="NoSpacing"/>
              <w:rPr>
                <w:rFonts w:asciiTheme="majorHAnsi" w:hAnsiTheme="majorHAnsi" w:cs="Arial"/>
                <w:spacing w:val="-2"/>
                <w:sz w:val="20"/>
                <w:szCs w:val="20"/>
              </w:rPr>
            </w:pPr>
            <w:r w:rsidRPr="00C864D1">
              <w:rPr>
                <w:rFonts w:asciiTheme="majorHAnsi" w:hAnsiTheme="majorHAnsi" w:cs="Arial"/>
                <w:spacing w:val="-2"/>
                <w:sz w:val="20"/>
                <w:szCs w:val="20"/>
              </w:rPr>
              <w:t>Petersburg</w:t>
            </w:r>
          </w:p>
        </w:tc>
        <w:tc>
          <w:tcPr>
            <w:tcW w:w="753" w:type="pct"/>
            <w:tcBorders>
              <w:bottom w:val="double" w:sz="4" w:space="0" w:color="BFBFBF" w:themeColor="background1" w:themeShade="BF"/>
            </w:tcBorders>
            <w:vAlign w:val="center"/>
          </w:tcPr>
          <w:p w14:paraId="6863BB04"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z w:val="20"/>
                <w:szCs w:val="20"/>
              </w:rPr>
              <w:t>15,138</w:t>
            </w:r>
          </w:p>
        </w:tc>
        <w:tc>
          <w:tcPr>
            <w:tcW w:w="753" w:type="pct"/>
            <w:tcBorders>
              <w:bottom w:val="double" w:sz="4" w:space="0" w:color="BFBFBF" w:themeColor="background1" w:themeShade="BF"/>
            </w:tcBorders>
            <w:vAlign w:val="center"/>
          </w:tcPr>
          <w:p w14:paraId="550A7386"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14.84%</w:t>
            </w:r>
          </w:p>
        </w:tc>
        <w:tc>
          <w:tcPr>
            <w:tcW w:w="753" w:type="pct"/>
            <w:tcBorders>
              <w:bottom w:val="double" w:sz="4" w:space="0" w:color="BFBFBF" w:themeColor="background1" w:themeShade="BF"/>
            </w:tcBorders>
            <w:vAlign w:val="center"/>
          </w:tcPr>
          <w:p w14:paraId="0CFECB2D"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48.43%</w:t>
            </w:r>
          </w:p>
        </w:tc>
        <w:tc>
          <w:tcPr>
            <w:tcW w:w="753" w:type="pct"/>
            <w:tcBorders>
              <w:bottom w:val="double" w:sz="4" w:space="0" w:color="BFBFBF" w:themeColor="background1" w:themeShade="BF"/>
            </w:tcBorders>
            <w:vAlign w:val="center"/>
          </w:tcPr>
          <w:p w14:paraId="25C53B9D"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25.84%</w:t>
            </w:r>
          </w:p>
        </w:tc>
        <w:tc>
          <w:tcPr>
            <w:tcW w:w="751" w:type="pct"/>
            <w:tcBorders>
              <w:bottom w:val="double" w:sz="4" w:space="0" w:color="BFBFBF" w:themeColor="background1" w:themeShade="BF"/>
            </w:tcBorders>
            <w:vAlign w:val="center"/>
          </w:tcPr>
          <w:p w14:paraId="1A8CCDB4"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10.89%</w:t>
            </w:r>
          </w:p>
        </w:tc>
      </w:tr>
      <w:tr w:rsidR="004C3648" w:rsidRPr="00C864D1" w14:paraId="1258782A"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tcW w:w="1238" w:type="pct"/>
            <w:tcBorders>
              <w:top w:val="double" w:sz="4" w:space="0" w:color="BFBFBF" w:themeColor="background1" w:themeShade="BF"/>
            </w:tcBorders>
            <w:shd w:val="clear" w:color="auto" w:fill="F2F2F2"/>
            <w:vAlign w:val="center"/>
          </w:tcPr>
          <w:p w14:paraId="1E0224EC" w14:textId="77777777" w:rsidR="004C3648" w:rsidRPr="00364C0F" w:rsidRDefault="004C3648" w:rsidP="00CA4198">
            <w:pPr>
              <w:pStyle w:val="NoSpacing"/>
              <w:rPr>
                <w:rFonts w:asciiTheme="majorHAnsi" w:hAnsiTheme="majorHAnsi" w:cs="Arial"/>
                <w:b/>
                <w:bCs/>
                <w:spacing w:val="-2"/>
                <w:sz w:val="20"/>
                <w:szCs w:val="20"/>
              </w:rPr>
            </w:pPr>
            <w:r w:rsidRPr="00364C0F">
              <w:rPr>
                <w:rFonts w:asciiTheme="majorHAnsi" w:hAnsiTheme="majorHAnsi"/>
                <w:b/>
                <w:bCs/>
                <w:sz w:val="20"/>
                <w:szCs w:val="20"/>
              </w:rPr>
              <w:t>TCAMPO</w:t>
            </w:r>
          </w:p>
        </w:tc>
        <w:tc>
          <w:tcPr>
            <w:tcW w:w="753" w:type="pct"/>
            <w:tcBorders>
              <w:top w:val="double" w:sz="4" w:space="0" w:color="BFBFBF" w:themeColor="background1" w:themeShade="BF"/>
            </w:tcBorders>
            <w:shd w:val="clear" w:color="auto" w:fill="F2F2F2"/>
            <w:vAlign w:val="center"/>
          </w:tcPr>
          <w:p w14:paraId="534F3518"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z w:val="20"/>
                <w:szCs w:val="20"/>
              </w:rPr>
              <w:t>62,553</w:t>
            </w:r>
          </w:p>
        </w:tc>
        <w:tc>
          <w:tcPr>
            <w:tcW w:w="753" w:type="pct"/>
            <w:tcBorders>
              <w:top w:val="double" w:sz="4" w:space="0" w:color="BFBFBF" w:themeColor="background1" w:themeShade="BF"/>
            </w:tcBorders>
            <w:shd w:val="clear" w:color="auto" w:fill="F2F2F2"/>
            <w:vAlign w:val="center"/>
          </w:tcPr>
          <w:p w14:paraId="20B4BEE0"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8.20%</w:t>
            </w:r>
          </w:p>
        </w:tc>
        <w:tc>
          <w:tcPr>
            <w:tcW w:w="753" w:type="pct"/>
            <w:tcBorders>
              <w:top w:val="double" w:sz="4" w:space="0" w:color="BFBFBF" w:themeColor="background1" w:themeShade="BF"/>
            </w:tcBorders>
            <w:shd w:val="clear" w:color="auto" w:fill="F2F2F2"/>
            <w:vAlign w:val="center"/>
          </w:tcPr>
          <w:p w14:paraId="510B5318"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31.87%</w:t>
            </w:r>
          </w:p>
        </w:tc>
        <w:tc>
          <w:tcPr>
            <w:tcW w:w="753" w:type="pct"/>
            <w:tcBorders>
              <w:top w:val="double" w:sz="4" w:space="0" w:color="BFBFBF" w:themeColor="background1" w:themeShade="BF"/>
            </w:tcBorders>
            <w:shd w:val="clear" w:color="auto" w:fill="F2F2F2"/>
            <w:vAlign w:val="center"/>
          </w:tcPr>
          <w:p w14:paraId="3A7F90A4"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32.49%</w:t>
            </w:r>
          </w:p>
        </w:tc>
        <w:tc>
          <w:tcPr>
            <w:tcW w:w="751" w:type="pct"/>
            <w:tcBorders>
              <w:top w:val="double" w:sz="4" w:space="0" w:color="BFBFBF" w:themeColor="background1" w:themeShade="BF"/>
            </w:tcBorders>
            <w:shd w:val="clear" w:color="auto" w:fill="F2F2F2"/>
            <w:vAlign w:val="center"/>
          </w:tcPr>
          <w:p w14:paraId="4ADCC403"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27.45%</w:t>
            </w:r>
          </w:p>
        </w:tc>
      </w:tr>
      <w:tr w:rsidR="004C3648" w:rsidRPr="00C864D1" w14:paraId="71D22AEC" w14:textId="77777777" w:rsidTr="00CA4198">
        <w:trPr>
          <w:cnfStyle w:val="010000000000" w:firstRow="0" w:lastRow="1" w:firstColumn="0" w:lastColumn="0" w:oddVBand="0" w:evenVBand="0" w:oddHBand="0" w:evenHBand="0" w:firstRowFirstColumn="0" w:firstRowLastColumn="0" w:lastRowFirstColumn="0" w:lastRowLastColumn="0"/>
          <w:trHeight w:val="432"/>
        </w:trPr>
        <w:tc>
          <w:tcPr>
            <w:tcW w:w="1238" w:type="pct"/>
            <w:tcBorders>
              <w:top w:val="single" w:sz="4" w:space="0" w:color="BFBFBF" w:themeColor="background1" w:themeShade="BF"/>
            </w:tcBorders>
            <w:shd w:val="clear" w:color="auto" w:fill="F2F2F2"/>
            <w:vAlign w:val="center"/>
          </w:tcPr>
          <w:p w14:paraId="6706AB43" w14:textId="77777777" w:rsidR="004C3648" w:rsidRPr="00C864D1" w:rsidRDefault="004C3648" w:rsidP="00CA4198">
            <w:pPr>
              <w:pStyle w:val="NoSpacing"/>
              <w:rPr>
                <w:rFonts w:asciiTheme="majorHAnsi" w:hAnsiTheme="majorHAnsi" w:cs="Arial"/>
                <w:spacing w:val="-2"/>
                <w:sz w:val="20"/>
                <w:szCs w:val="20"/>
              </w:rPr>
            </w:pPr>
            <w:r w:rsidRPr="00C864D1">
              <w:rPr>
                <w:rFonts w:asciiTheme="majorHAnsi" w:hAnsiTheme="majorHAnsi" w:cs="Arial"/>
                <w:spacing w:val="-2"/>
                <w:sz w:val="20"/>
                <w:szCs w:val="20"/>
              </w:rPr>
              <w:t>Virginia</w:t>
            </w:r>
          </w:p>
        </w:tc>
        <w:tc>
          <w:tcPr>
            <w:tcW w:w="753" w:type="pct"/>
            <w:tcBorders>
              <w:top w:val="single" w:sz="4" w:space="0" w:color="BFBFBF" w:themeColor="background1" w:themeShade="BF"/>
            </w:tcBorders>
            <w:shd w:val="clear" w:color="auto" w:fill="F2F2F2"/>
            <w:vAlign w:val="center"/>
          </w:tcPr>
          <w:p w14:paraId="05E5188A"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pacing w:val="-2"/>
                <w:sz w:val="20"/>
                <w:szCs w:val="20"/>
              </w:rPr>
              <w:t>3,365,732</w:t>
            </w:r>
          </w:p>
        </w:tc>
        <w:tc>
          <w:tcPr>
            <w:tcW w:w="753" w:type="pct"/>
            <w:tcBorders>
              <w:top w:val="single" w:sz="4" w:space="0" w:color="BFBFBF" w:themeColor="background1" w:themeShade="BF"/>
            </w:tcBorders>
            <w:shd w:val="clear" w:color="auto" w:fill="F2F2F2"/>
            <w:vAlign w:val="center"/>
          </w:tcPr>
          <w:p w14:paraId="40EB0886"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6.10%</w:t>
            </w:r>
          </w:p>
        </w:tc>
        <w:tc>
          <w:tcPr>
            <w:tcW w:w="753" w:type="pct"/>
            <w:tcBorders>
              <w:top w:val="single" w:sz="4" w:space="0" w:color="BFBFBF" w:themeColor="background1" w:themeShade="BF"/>
            </w:tcBorders>
            <w:shd w:val="clear" w:color="auto" w:fill="F2F2F2"/>
            <w:vAlign w:val="center"/>
          </w:tcPr>
          <w:p w14:paraId="13B2E4D5"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31.13%</w:t>
            </w:r>
          </w:p>
        </w:tc>
        <w:tc>
          <w:tcPr>
            <w:tcW w:w="753" w:type="pct"/>
            <w:tcBorders>
              <w:top w:val="single" w:sz="4" w:space="0" w:color="BFBFBF" w:themeColor="background1" w:themeShade="BF"/>
            </w:tcBorders>
            <w:shd w:val="clear" w:color="auto" w:fill="F2F2F2"/>
            <w:vAlign w:val="center"/>
          </w:tcPr>
          <w:p w14:paraId="51018549"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37.25%</w:t>
            </w:r>
          </w:p>
        </w:tc>
        <w:tc>
          <w:tcPr>
            <w:tcW w:w="751" w:type="pct"/>
            <w:tcBorders>
              <w:top w:val="single" w:sz="4" w:space="0" w:color="BFBFBF" w:themeColor="background1" w:themeShade="BF"/>
            </w:tcBorders>
            <w:shd w:val="clear" w:color="auto" w:fill="F2F2F2"/>
            <w:vAlign w:val="center"/>
          </w:tcPr>
          <w:p w14:paraId="42632D6B"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25.52%</w:t>
            </w:r>
          </w:p>
        </w:tc>
      </w:tr>
    </w:tbl>
    <w:p w14:paraId="26C5A3C3" w14:textId="77777777" w:rsidR="004C3648" w:rsidRPr="00106C61" w:rsidRDefault="004C3648" w:rsidP="004C3648">
      <w:pPr>
        <w:pStyle w:val="NoSpacing"/>
        <w:rPr>
          <w:rFonts w:asciiTheme="minorHAnsi" w:hAnsiTheme="minorHAnsi"/>
          <w:noProof/>
          <w:sz w:val="18"/>
          <w:szCs w:val="18"/>
        </w:rPr>
      </w:pPr>
      <w:r w:rsidRPr="003135D3">
        <w:rPr>
          <w:rFonts w:asciiTheme="minorHAnsi" w:hAnsiTheme="minorHAnsi"/>
          <w:noProof/>
          <w:sz w:val="18"/>
          <w:szCs w:val="18"/>
        </w:rPr>
        <w:t>Source: 2024 ACS 5-Year</w:t>
      </w:r>
    </w:p>
    <w:p w14:paraId="0728256B" w14:textId="77777777" w:rsidR="004C3648" w:rsidRPr="00C864D1" w:rsidRDefault="004C3648" w:rsidP="004C3648">
      <w:pPr>
        <w:tabs>
          <w:tab w:val="left" w:pos="6516"/>
          <w:tab w:val="right" w:leader="dot" w:pos="14463"/>
        </w:tabs>
        <w:spacing w:before="240" w:after="240"/>
        <w:rPr>
          <w:spacing w:val="-2"/>
        </w:rPr>
      </w:pPr>
      <w:r>
        <w:rPr>
          <w:spacing w:val="-2"/>
        </w:rPr>
        <w:t xml:space="preserve">In addition to household vehicle availability, mode </w:t>
      </w:r>
      <w:r w:rsidRPr="00106C61">
        <w:rPr>
          <w:spacing w:val="-2"/>
        </w:rPr>
        <w:t>share</w:t>
      </w:r>
      <w:r>
        <w:rPr>
          <w:spacing w:val="-2"/>
        </w:rPr>
        <w:t xml:space="preserve"> </w:t>
      </w:r>
      <w:r w:rsidRPr="00106C61">
        <w:rPr>
          <w:spacing w:val="-2"/>
        </w:rPr>
        <w:t xml:space="preserve">is determined </w:t>
      </w:r>
      <w:r>
        <w:rPr>
          <w:spacing w:val="-2"/>
        </w:rPr>
        <w:t xml:space="preserve">by other factors including </w:t>
      </w:r>
      <w:r w:rsidRPr="00106C61">
        <w:rPr>
          <w:spacing w:val="-2"/>
        </w:rPr>
        <w:t>trip purpose</w:t>
      </w:r>
      <w:r>
        <w:rPr>
          <w:spacing w:val="-2"/>
        </w:rPr>
        <w:t xml:space="preserve"> and trip distance or travel time</w:t>
      </w:r>
      <w:r w:rsidRPr="00106C61">
        <w:rPr>
          <w:spacing w:val="-2"/>
        </w:rPr>
        <w:t>.</w:t>
      </w:r>
      <w:r>
        <w:rPr>
          <w:spacing w:val="-2"/>
        </w:rPr>
        <w:t xml:space="preserve"> </w:t>
      </w:r>
      <w:r w:rsidRPr="00C864D1">
        <w:rPr>
          <w:spacing w:val="-2"/>
        </w:rPr>
        <w:fldChar w:fldCharType="begin"/>
      </w:r>
      <w:r w:rsidRPr="00C864D1">
        <w:rPr>
          <w:spacing w:val="-2"/>
        </w:rPr>
        <w:instrText xml:space="preserve"> REF _Ref228971486 \h  \* MERGEFORMAT </w:instrText>
      </w:r>
      <w:r w:rsidRPr="00C864D1">
        <w:rPr>
          <w:spacing w:val="-2"/>
        </w:rPr>
      </w:r>
      <w:r w:rsidRPr="00C864D1">
        <w:rPr>
          <w:spacing w:val="-2"/>
        </w:rPr>
        <w:fldChar w:fldCharType="separate"/>
      </w:r>
      <w:r w:rsidRPr="00AD77E6">
        <w:rPr>
          <w:b/>
          <w:bCs/>
        </w:rPr>
        <w:t xml:space="preserve">Figure </w:t>
      </w:r>
      <w:r w:rsidRPr="00AD77E6">
        <w:rPr>
          <w:b/>
          <w:bCs/>
          <w:noProof/>
        </w:rPr>
        <w:t>17</w:t>
      </w:r>
      <w:r w:rsidRPr="00C864D1">
        <w:rPr>
          <w:spacing w:val="-2"/>
        </w:rPr>
        <w:fldChar w:fldCharType="end"/>
      </w:r>
      <w:r>
        <w:rPr>
          <w:spacing w:val="-2"/>
        </w:rPr>
        <w:t xml:space="preserve"> </w:t>
      </w:r>
      <w:r w:rsidRPr="007860C6">
        <w:rPr>
          <w:spacing w:val="-2"/>
        </w:rPr>
        <w:t xml:space="preserve">shows that the majority of workers </w:t>
      </w:r>
      <w:r>
        <w:rPr>
          <w:spacing w:val="-2"/>
        </w:rPr>
        <w:t xml:space="preserve">who are </w:t>
      </w:r>
      <w:r w:rsidRPr="007860C6">
        <w:rPr>
          <w:spacing w:val="-2"/>
        </w:rPr>
        <w:t xml:space="preserve">16 years and over </w:t>
      </w:r>
      <w:r>
        <w:rPr>
          <w:spacing w:val="-2"/>
        </w:rPr>
        <w:t xml:space="preserve">and </w:t>
      </w:r>
      <w:r w:rsidRPr="007860C6">
        <w:rPr>
          <w:spacing w:val="-2"/>
        </w:rPr>
        <w:t>who did not work from home</w:t>
      </w:r>
      <w:r>
        <w:rPr>
          <w:spacing w:val="-2"/>
        </w:rPr>
        <w:t xml:space="preserve"> </w:t>
      </w:r>
      <w:r w:rsidRPr="007860C6">
        <w:rPr>
          <w:spacing w:val="-2"/>
        </w:rPr>
        <w:t xml:space="preserve">drove alone to work across all commute durations, accounting for </w:t>
      </w:r>
      <w:r>
        <w:rPr>
          <w:spacing w:val="-2"/>
        </w:rPr>
        <w:t xml:space="preserve">82% of all commuters and more than 85% </w:t>
      </w:r>
      <w:r w:rsidRPr="007860C6">
        <w:rPr>
          <w:spacing w:val="-2"/>
        </w:rPr>
        <w:t xml:space="preserve"> of commuters in travel time</w:t>
      </w:r>
      <w:r>
        <w:rPr>
          <w:spacing w:val="-2"/>
        </w:rPr>
        <w:t>s between 15 minutes to one hour</w:t>
      </w:r>
      <w:r w:rsidRPr="00C864D1">
        <w:rPr>
          <w:spacing w:val="-2"/>
        </w:rPr>
        <w:t xml:space="preserve">. Walking was most prevalent among the shortest commutes, comprising nearly 24 percent of workers with travel times under 10 minutes, and declining sharply for commutes of 20 minutes or more. Carpooling represented a small but consistent share across all time intervals, ranging from approximately 7 to </w:t>
      </w:r>
      <w:r>
        <w:rPr>
          <w:spacing w:val="-2"/>
        </w:rPr>
        <w:t>11</w:t>
      </w:r>
      <w:r w:rsidRPr="00C864D1">
        <w:rPr>
          <w:spacing w:val="-2"/>
        </w:rPr>
        <w:t xml:space="preserve"> percent. Transit use was minimal overall but was most notable among the longest commuters, representing about 10 percent of workers with travel times of 60 minutes or more. </w:t>
      </w:r>
    </w:p>
    <w:p w14:paraId="2A30287A" w14:textId="77777777" w:rsidR="004C3648" w:rsidRPr="00BA1F82" w:rsidRDefault="004C3648" w:rsidP="004C3648">
      <w:pPr>
        <w:pStyle w:val="Caption"/>
      </w:pPr>
      <w:bookmarkStart w:id="38" w:name="_Ref228971486"/>
      <w:r w:rsidRPr="00BA1F82">
        <w:lastRenderedPageBreak/>
        <w:t xml:space="preserve">Figure </w:t>
      </w:r>
      <w:fldSimple w:instr=" SEQ Figure \* ARABIC ">
        <w:r>
          <w:rPr>
            <w:noProof/>
          </w:rPr>
          <w:t>17</w:t>
        </w:r>
      </w:fldSimple>
      <w:bookmarkEnd w:id="38"/>
      <w:r w:rsidRPr="00BA1F82">
        <w:t xml:space="preserve">. Mode Share by Travel Time, TCAMPO Region </w:t>
      </w:r>
    </w:p>
    <w:p w14:paraId="148DA96A" w14:textId="77777777" w:rsidR="004C3648" w:rsidRPr="00784B0B" w:rsidRDefault="004C3648" w:rsidP="004C3648">
      <w:pPr>
        <w:pStyle w:val="NoSpacing"/>
        <w:rPr>
          <w:rFonts w:asciiTheme="majorHAnsi" w:hAnsiTheme="majorHAnsi"/>
          <w:spacing w:val="-2"/>
          <w:sz w:val="20"/>
          <w:szCs w:val="20"/>
          <w:highlight w:val="yellow"/>
        </w:rPr>
      </w:pPr>
      <w:r>
        <w:rPr>
          <w:noProof/>
          <w14:ligatures w14:val="standardContextual"/>
        </w:rPr>
        <w:drawing>
          <wp:inline distT="0" distB="0" distL="0" distR="0" wp14:anchorId="38DC3BBB" wp14:editId="73EC5750">
            <wp:extent cx="5943600" cy="2743200"/>
            <wp:effectExtent l="0" t="0" r="0" b="0"/>
            <wp:docPr id="49949425" name="Chart 1">
              <a:extLst xmlns:a="http://schemas.openxmlformats.org/drawingml/2006/main">
                <a:ext uri="{FF2B5EF4-FFF2-40B4-BE49-F238E27FC236}">
                  <a16:creationId xmlns:a16="http://schemas.microsoft.com/office/drawing/2014/main" id="{2D760ECF-2B42-B6EA-5CD2-43CBC8898F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r w:rsidRPr="00784B0B">
        <w:rPr>
          <w:rFonts w:asciiTheme="majorHAnsi" w:hAnsiTheme="majorHAnsi"/>
          <w:spacing w:val="-2"/>
          <w:sz w:val="20"/>
          <w:szCs w:val="20"/>
          <w:highlight w:val="yellow"/>
        </w:rPr>
        <w:br/>
      </w:r>
      <w:r w:rsidRPr="00784B0B">
        <w:rPr>
          <w:rFonts w:asciiTheme="majorHAnsi" w:hAnsiTheme="majorHAnsi"/>
          <w:sz w:val="20"/>
          <w:szCs w:val="20"/>
        </w:rPr>
        <w:t>Source: 2024 ACS 5-Year Estimates</w:t>
      </w:r>
    </w:p>
    <w:p w14:paraId="19A8F9DD" w14:textId="77777777" w:rsidR="004C3648" w:rsidRPr="00C864D1" w:rsidRDefault="004C3648" w:rsidP="004C3648">
      <w:pPr>
        <w:tabs>
          <w:tab w:val="left" w:pos="6516"/>
          <w:tab w:val="right" w:leader="dot" w:pos="14463"/>
        </w:tabs>
        <w:spacing w:before="240" w:after="240"/>
        <w:rPr>
          <w:spacing w:val="-2"/>
          <w:highlight w:val="yellow"/>
        </w:rPr>
      </w:pPr>
      <w:r w:rsidRPr="00C864D1">
        <w:rPr>
          <w:spacing w:val="-2"/>
          <w:highlight w:val="yellow"/>
        </w:rPr>
        <w:t>Changes in Traffic Congestion (2020-2025)</w:t>
      </w:r>
      <w:r>
        <w:rPr>
          <w:spacing w:val="-2"/>
          <w:highlight w:val="yellow"/>
        </w:rPr>
        <w:t xml:space="preserve"> - </w:t>
      </w:r>
      <w:commentRangeStart w:id="39"/>
      <w:r>
        <w:rPr>
          <w:spacing w:val="-2"/>
          <w:highlight w:val="yellow"/>
        </w:rPr>
        <w:t>TBD</w:t>
      </w:r>
      <w:commentRangeEnd w:id="39"/>
      <w:r w:rsidRPr="00C864D1">
        <w:rPr>
          <w:rStyle w:val="CommentReference"/>
          <w:spacing w:val="-2"/>
          <w:sz w:val="22"/>
          <w:szCs w:val="22"/>
          <w:highlight w:val="yellow"/>
        </w:rPr>
        <w:commentReference w:id="39"/>
      </w:r>
    </w:p>
    <w:p w14:paraId="0286492A" w14:textId="77777777" w:rsidR="004C3648" w:rsidRPr="00552EE3" w:rsidRDefault="004C3648" w:rsidP="004C3648">
      <w:pPr>
        <w:tabs>
          <w:tab w:val="left" w:pos="6516"/>
          <w:tab w:val="right" w:leader="dot" w:pos="14463"/>
        </w:tabs>
        <w:spacing w:before="240" w:after="240"/>
        <w:rPr>
          <w:i/>
          <w:iCs/>
          <w:spacing w:val="-2"/>
        </w:rPr>
      </w:pPr>
      <w:r w:rsidRPr="00552EE3">
        <w:rPr>
          <w:i/>
          <w:iCs/>
          <w:spacing w:val="-2"/>
        </w:rPr>
        <w:t>County to County Commuter Flows</w:t>
      </w:r>
    </w:p>
    <w:p w14:paraId="74B1745F" w14:textId="77777777" w:rsidR="004C3648" w:rsidRDefault="004C3648" w:rsidP="004C3648">
      <w:pPr>
        <w:rPr>
          <w:rFonts w:asciiTheme="minorHAnsi" w:hAnsiTheme="minorHAnsi"/>
        </w:rPr>
      </w:pPr>
      <w:r w:rsidRPr="001F3F09">
        <w:rPr>
          <w:rFonts w:asciiTheme="minorHAnsi" w:hAnsiTheme="minorHAnsi"/>
        </w:rPr>
        <w:t xml:space="preserve">The Tri-Cities region is part of an interconnected metropolitan area that extends beyond its borders. Examining commuting patterns </w:t>
      </w:r>
      <w:r>
        <w:rPr>
          <w:rFonts w:asciiTheme="minorHAnsi" w:hAnsiTheme="minorHAnsi"/>
        </w:rPr>
        <w:t xml:space="preserve">both </w:t>
      </w:r>
      <w:r w:rsidRPr="001F3F09">
        <w:rPr>
          <w:rFonts w:asciiTheme="minorHAnsi" w:hAnsiTheme="minorHAnsi"/>
        </w:rPr>
        <w:t xml:space="preserve">within the region and beyond provides insight into the interconnectedness of the region's </w:t>
      </w:r>
      <w:r>
        <w:rPr>
          <w:rFonts w:asciiTheme="minorHAnsi" w:hAnsiTheme="minorHAnsi"/>
        </w:rPr>
        <w:t xml:space="preserve">economy </w:t>
      </w:r>
      <w:r w:rsidRPr="001F3F09">
        <w:rPr>
          <w:rFonts w:asciiTheme="minorHAnsi" w:hAnsiTheme="minorHAnsi"/>
        </w:rPr>
        <w:t xml:space="preserve">and the </w:t>
      </w:r>
      <w:r>
        <w:rPr>
          <w:rFonts w:asciiTheme="minorHAnsi" w:hAnsiTheme="minorHAnsi"/>
        </w:rPr>
        <w:t xml:space="preserve">role of the </w:t>
      </w:r>
      <w:r w:rsidRPr="001F3F09">
        <w:rPr>
          <w:rFonts w:asciiTheme="minorHAnsi" w:hAnsiTheme="minorHAnsi"/>
        </w:rPr>
        <w:t>transportation network</w:t>
      </w:r>
      <w:r>
        <w:rPr>
          <w:rFonts w:asciiTheme="minorHAnsi" w:hAnsiTheme="minorHAnsi"/>
        </w:rPr>
        <w:t xml:space="preserve"> </w:t>
      </w:r>
      <w:r w:rsidRPr="001F3F09">
        <w:rPr>
          <w:rFonts w:asciiTheme="minorHAnsi" w:hAnsiTheme="minorHAnsi"/>
        </w:rPr>
        <w:t xml:space="preserve">in supporting those connections. </w:t>
      </w:r>
    </w:p>
    <w:p w14:paraId="56CA4F7B" w14:textId="77777777" w:rsidR="004C3648" w:rsidRPr="001F3F09" w:rsidRDefault="004C3648" w:rsidP="004C3648">
      <w:pPr>
        <w:rPr>
          <w:rFonts w:asciiTheme="minorHAnsi" w:hAnsiTheme="minorHAnsi"/>
        </w:rPr>
      </w:pPr>
      <w:r w:rsidRPr="001F3F09">
        <w:rPr>
          <w:rFonts w:asciiTheme="minorHAnsi" w:hAnsiTheme="minorHAnsi"/>
          <w:b/>
          <w:bCs/>
        </w:rPr>
        <w:fldChar w:fldCharType="begin"/>
      </w:r>
      <w:r w:rsidRPr="001F3F09">
        <w:rPr>
          <w:rFonts w:asciiTheme="minorHAnsi" w:hAnsiTheme="minorHAnsi"/>
          <w:b/>
          <w:bCs/>
        </w:rPr>
        <w:instrText xml:space="preserve"> REF _Ref238800951 \h  \* MERGEFORMAT </w:instrText>
      </w:r>
      <w:r w:rsidRPr="001F3F09">
        <w:rPr>
          <w:rFonts w:asciiTheme="minorHAnsi" w:hAnsiTheme="minorHAnsi"/>
          <w:b/>
          <w:bCs/>
        </w:rPr>
      </w:r>
      <w:r w:rsidRPr="001F3F09">
        <w:rPr>
          <w:rFonts w:asciiTheme="minorHAnsi" w:hAnsiTheme="minorHAnsi"/>
          <w:b/>
          <w:bCs/>
        </w:rPr>
        <w:fldChar w:fldCharType="separate"/>
      </w:r>
      <w:r w:rsidRPr="001F3F09">
        <w:rPr>
          <w:rFonts w:asciiTheme="minorHAnsi" w:hAnsiTheme="minorHAnsi"/>
          <w:b/>
          <w:bCs/>
        </w:rPr>
        <w:t xml:space="preserve">Table </w:t>
      </w:r>
      <w:r w:rsidRPr="001F3F09">
        <w:rPr>
          <w:rFonts w:asciiTheme="minorHAnsi" w:hAnsiTheme="minorHAnsi"/>
          <w:b/>
          <w:bCs/>
          <w:noProof/>
        </w:rPr>
        <w:t>3</w:t>
      </w:r>
      <w:r w:rsidRPr="001F3F09">
        <w:rPr>
          <w:rFonts w:asciiTheme="minorHAnsi" w:hAnsiTheme="minorHAnsi"/>
          <w:b/>
          <w:bCs/>
        </w:rPr>
        <w:fldChar w:fldCharType="end"/>
      </w:r>
      <w:r w:rsidRPr="001F3F09">
        <w:rPr>
          <w:rFonts w:asciiTheme="minorHAnsi" w:hAnsiTheme="minorHAnsi"/>
        </w:rPr>
        <w:t xml:space="preserve"> </w:t>
      </w:r>
      <w:r>
        <w:rPr>
          <w:rFonts w:asciiTheme="minorHAnsi" w:hAnsiTheme="minorHAnsi"/>
        </w:rPr>
        <w:t>summarizes</w:t>
      </w:r>
      <w:r w:rsidRPr="006C1937">
        <w:rPr>
          <w:rFonts w:asciiTheme="minorHAnsi" w:hAnsiTheme="minorHAnsi"/>
        </w:rPr>
        <w:t xml:space="preserve"> county-to-county commuter flow data derived from 2025 StreetLight Origin-Destination traffic volumes (Average Daily Traffic) and Home-Based Work (HBW) trip purpose data. This 2025 traffic volume dataset covers all days of the week using default time periods, and includes the TCAMPO-area portions of Chesterfield, Dinwiddie, and Prince George Counties, along with the Cities of Colonial Heights, Hopewell, and Petersburg. External volumes were derived using Traffic Analysis Zones (TAZs), including zones outside the Tri-Cities Region from the RTC model, as well as other origin and destination trips outside the RTC model.</w:t>
      </w:r>
    </w:p>
    <w:p w14:paraId="2A5812E7" w14:textId="77777777" w:rsidR="004C3648" w:rsidRDefault="004C3648" w:rsidP="004C3648">
      <w:pPr>
        <w:rPr>
          <w:rFonts w:asciiTheme="minorHAnsi" w:hAnsiTheme="minorHAnsi"/>
        </w:rPr>
      </w:pPr>
      <w:r>
        <w:rPr>
          <w:rFonts w:asciiTheme="minorHAnsi" w:hAnsiTheme="minorHAnsi"/>
        </w:rPr>
        <w:t xml:space="preserve">As shown in </w:t>
      </w:r>
      <w:r w:rsidRPr="001F3F09">
        <w:rPr>
          <w:rFonts w:asciiTheme="minorHAnsi" w:hAnsiTheme="minorHAnsi"/>
          <w:b/>
          <w:bCs/>
        </w:rPr>
        <w:fldChar w:fldCharType="begin"/>
      </w:r>
      <w:r w:rsidRPr="001F3F09">
        <w:rPr>
          <w:rFonts w:asciiTheme="minorHAnsi" w:hAnsiTheme="minorHAnsi"/>
          <w:b/>
          <w:bCs/>
        </w:rPr>
        <w:instrText xml:space="preserve"> REF _Ref238804822 \h  \* MERGEFORMAT </w:instrText>
      </w:r>
      <w:r w:rsidRPr="001F3F09">
        <w:rPr>
          <w:rFonts w:asciiTheme="minorHAnsi" w:hAnsiTheme="minorHAnsi"/>
          <w:b/>
          <w:bCs/>
        </w:rPr>
      </w:r>
      <w:r w:rsidRPr="001F3F09">
        <w:rPr>
          <w:rFonts w:asciiTheme="minorHAnsi" w:hAnsiTheme="minorHAnsi"/>
          <w:b/>
          <w:bCs/>
        </w:rPr>
        <w:fldChar w:fldCharType="separate"/>
      </w:r>
      <w:r w:rsidRPr="00AD77E6">
        <w:rPr>
          <w:rFonts w:asciiTheme="minorHAnsi" w:hAnsiTheme="minorHAnsi"/>
          <w:b/>
          <w:bCs/>
        </w:rPr>
        <w:t xml:space="preserve">Figure </w:t>
      </w:r>
      <w:r w:rsidRPr="00AD77E6">
        <w:rPr>
          <w:rFonts w:asciiTheme="minorHAnsi" w:hAnsiTheme="minorHAnsi"/>
          <w:b/>
          <w:bCs/>
          <w:noProof/>
        </w:rPr>
        <w:t>18</w:t>
      </w:r>
      <w:r w:rsidRPr="001F3F09">
        <w:rPr>
          <w:rFonts w:asciiTheme="minorHAnsi" w:hAnsiTheme="minorHAnsi"/>
          <w:b/>
          <w:bCs/>
        </w:rPr>
        <w:fldChar w:fldCharType="end"/>
      </w:r>
      <w:r>
        <w:rPr>
          <w:rFonts w:asciiTheme="minorHAnsi" w:hAnsiTheme="minorHAnsi"/>
        </w:rPr>
        <w:t xml:space="preserve">, </w:t>
      </w:r>
      <w:r w:rsidRPr="001F3F09">
        <w:rPr>
          <w:rFonts w:asciiTheme="minorHAnsi" w:hAnsiTheme="minorHAnsi"/>
        </w:rPr>
        <w:t>the share of Internal-Internal (I-I) trips that begin and end within TCAMPO varies considerably by jurisdiction, ranging from a high of 7</w:t>
      </w:r>
      <w:r>
        <w:rPr>
          <w:rFonts w:asciiTheme="minorHAnsi" w:hAnsiTheme="minorHAnsi"/>
        </w:rPr>
        <w:t>1</w:t>
      </w:r>
      <w:r w:rsidRPr="001F3F09">
        <w:rPr>
          <w:rFonts w:asciiTheme="minorHAnsi" w:hAnsiTheme="minorHAnsi"/>
        </w:rPr>
        <w:t>.</w:t>
      </w:r>
      <w:r>
        <w:rPr>
          <w:rFonts w:asciiTheme="minorHAnsi" w:hAnsiTheme="minorHAnsi"/>
        </w:rPr>
        <w:t>7</w:t>
      </w:r>
      <w:r w:rsidRPr="001F3F09">
        <w:rPr>
          <w:rFonts w:asciiTheme="minorHAnsi" w:hAnsiTheme="minorHAnsi"/>
        </w:rPr>
        <w:t xml:space="preserve"> percent in </w:t>
      </w:r>
      <w:r>
        <w:rPr>
          <w:rFonts w:asciiTheme="minorHAnsi" w:hAnsiTheme="minorHAnsi"/>
        </w:rPr>
        <w:t xml:space="preserve">Prince George </w:t>
      </w:r>
      <w:r w:rsidRPr="001F3F09">
        <w:rPr>
          <w:rFonts w:asciiTheme="minorHAnsi" w:hAnsiTheme="minorHAnsi"/>
        </w:rPr>
        <w:t>to a low of 3</w:t>
      </w:r>
      <w:r>
        <w:rPr>
          <w:rFonts w:asciiTheme="minorHAnsi" w:hAnsiTheme="minorHAnsi"/>
        </w:rPr>
        <w:t>7</w:t>
      </w:r>
      <w:r w:rsidRPr="001F3F09">
        <w:rPr>
          <w:rFonts w:asciiTheme="minorHAnsi" w:hAnsiTheme="minorHAnsi"/>
        </w:rPr>
        <w:t>.</w:t>
      </w:r>
      <w:r>
        <w:rPr>
          <w:rFonts w:asciiTheme="minorHAnsi" w:hAnsiTheme="minorHAnsi"/>
        </w:rPr>
        <w:t>6</w:t>
      </w:r>
      <w:r w:rsidRPr="001F3F09">
        <w:rPr>
          <w:rFonts w:asciiTheme="minorHAnsi" w:hAnsiTheme="minorHAnsi"/>
        </w:rPr>
        <w:t xml:space="preserve"> percent in Chesterfield. Prince George</w:t>
      </w:r>
      <w:r>
        <w:rPr>
          <w:rFonts w:asciiTheme="minorHAnsi" w:hAnsiTheme="minorHAnsi"/>
        </w:rPr>
        <w:t>, Colonial Heights, Petersburg, and Hopewell have the greatest share of internal trips, with all but Hopewell retaining more than two-thirds of commute trips within the MPO</w:t>
      </w:r>
      <w:r w:rsidRPr="001F3F09">
        <w:rPr>
          <w:rFonts w:asciiTheme="minorHAnsi" w:hAnsiTheme="minorHAnsi"/>
        </w:rPr>
        <w:t xml:space="preserve">. Prince George also has the highest </w:t>
      </w:r>
      <w:r>
        <w:rPr>
          <w:rFonts w:asciiTheme="minorHAnsi" w:hAnsiTheme="minorHAnsi"/>
        </w:rPr>
        <w:t xml:space="preserve">proportion </w:t>
      </w:r>
      <w:r w:rsidRPr="001F3F09">
        <w:rPr>
          <w:rFonts w:asciiTheme="minorHAnsi" w:hAnsiTheme="minorHAnsi"/>
        </w:rPr>
        <w:t>of trips that begin and end within the same jurisdiction</w:t>
      </w:r>
      <w:r>
        <w:rPr>
          <w:rFonts w:asciiTheme="minorHAnsi" w:hAnsiTheme="minorHAnsi"/>
        </w:rPr>
        <w:t xml:space="preserve"> (45</w:t>
      </w:r>
      <w:r w:rsidRPr="001F3F09">
        <w:rPr>
          <w:rFonts w:asciiTheme="minorHAnsi" w:hAnsiTheme="minorHAnsi"/>
        </w:rPr>
        <w:t>.</w:t>
      </w:r>
      <w:r>
        <w:rPr>
          <w:rFonts w:asciiTheme="minorHAnsi" w:hAnsiTheme="minorHAnsi"/>
        </w:rPr>
        <w:t>4</w:t>
      </w:r>
      <w:r w:rsidRPr="001F3F09">
        <w:rPr>
          <w:rFonts w:asciiTheme="minorHAnsi" w:hAnsiTheme="minorHAnsi"/>
        </w:rPr>
        <w:t xml:space="preserve"> percent</w:t>
      </w:r>
      <w:r>
        <w:rPr>
          <w:rFonts w:asciiTheme="minorHAnsi" w:hAnsiTheme="minorHAnsi"/>
        </w:rPr>
        <w:t>)</w:t>
      </w:r>
      <w:r w:rsidRPr="001F3F09">
        <w:rPr>
          <w:rFonts w:asciiTheme="minorHAnsi" w:hAnsiTheme="minorHAnsi"/>
        </w:rPr>
        <w:t xml:space="preserve">, reflecting the </w:t>
      </w:r>
      <w:r>
        <w:rPr>
          <w:rFonts w:asciiTheme="minorHAnsi" w:hAnsiTheme="minorHAnsi"/>
        </w:rPr>
        <w:t xml:space="preserve">influence </w:t>
      </w:r>
      <w:r w:rsidRPr="001F3F09">
        <w:rPr>
          <w:rFonts w:asciiTheme="minorHAnsi" w:hAnsiTheme="minorHAnsi"/>
        </w:rPr>
        <w:t xml:space="preserve">of Fort Gregg-Adams as a major local employer and trip generator. </w:t>
      </w:r>
    </w:p>
    <w:p w14:paraId="0FD9ED01" w14:textId="77777777" w:rsidR="004C3648" w:rsidRPr="001F3F09" w:rsidRDefault="004C3648" w:rsidP="004C3648">
      <w:pPr>
        <w:rPr>
          <w:rFonts w:asciiTheme="minorHAnsi" w:hAnsiTheme="minorHAnsi"/>
        </w:rPr>
      </w:pPr>
      <w:r w:rsidRPr="001F3F09">
        <w:rPr>
          <w:rFonts w:asciiTheme="minorHAnsi" w:hAnsiTheme="minorHAnsi"/>
        </w:rPr>
        <w:t xml:space="preserve">In contrast, </w:t>
      </w:r>
      <w:r>
        <w:rPr>
          <w:rFonts w:asciiTheme="minorHAnsi" w:hAnsiTheme="minorHAnsi"/>
        </w:rPr>
        <w:t xml:space="preserve">nearly two-thirds of commute trips associated with the </w:t>
      </w:r>
      <w:r w:rsidRPr="001F3F09">
        <w:rPr>
          <w:rFonts w:asciiTheme="minorHAnsi" w:hAnsiTheme="minorHAnsi"/>
        </w:rPr>
        <w:t xml:space="preserve">TCAMPO portion of Chesterfield travel outside the </w:t>
      </w:r>
      <w:r>
        <w:rPr>
          <w:rFonts w:asciiTheme="minorHAnsi" w:hAnsiTheme="minorHAnsi"/>
        </w:rPr>
        <w:t>MPO. Much of this travel is to destinations within the Richmond region, particularly the portions of Chesterfield County located within the Richmond Regional TPO, as well as Henrico and the City of Richmond. This pattern reflects the strong economic and commuting relationship between the Tri-Cities area and the greater Richmond metropolitan region.</w:t>
      </w:r>
    </w:p>
    <w:p w14:paraId="366604F9" w14:textId="77777777" w:rsidR="004C3648" w:rsidRPr="001F3F09" w:rsidRDefault="004C3648" w:rsidP="004C3648">
      <w:pPr>
        <w:pStyle w:val="Caption"/>
      </w:pPr>
      <w:bookmarkStart w:id="40" w:name="_Ref238804822"/>
      <w:r w:rsidRPr="001F3F09">
        <w:lastRenderedPageBreak/>
        <w:t xml:space="preserve">Figure </w:t>
      </w:r>
      <w:fldSimple w:instr=" SEQ Figure \* ARABIC ">
        <w:r w:rsidRPr="001F3F09">
          <w:rPr>
            <w:noProof/>
          </w:rPr>
          <w:t>18</w:t>
        </w:r>
      </w:fldSimple>
      <w:bookmarkEnd w:id="40"/>
      <w:r w:rsidRPr="001F3F09">
        <w:t>. Share of TCAMPO Trips Staying Within the Region, by Jurisdiction</w:t>
      </w:r>
    </w:p>
    <w:p w14:paraId="02D9947C" w14:textId="77777777" w:rsidR="004C3648" w:rsidRDefault="004C3648" w:rsidP="004C3648">
      <w:r>
        <w:rPr>
          <w:noProof/>
          <w14:ligatures w14:val="standardContextual"/>
        </w:rPr>
        <w:drawing>
          <wp:inline distT="0" distB="0" distL="0" distR="0" wp14:anchorId="4CDE84DC" wp14:editId="0F9BBBE0">
            <wp:extent cx="5943600" cy="3657600"/>
            <wp:effectExtent l="0" t="0" r="0" b="0"/>
            <wp:docPr id="1577268636" name="Chart 1">
              <a:extLst xmlns:a="http://schemas.openxmlformats.org/drawingml/2006/main">
                <a:ext uri="{FF2B5EF4-FFF2-40B4-BE49-F238E27FC236}">
                  <a16:creationId xmlns:a16="http://schemas.microsoft.com/office/drawing/2014/main" id="{AE51B948-802A-48F7-BFDA-4462D4F6D2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70220C38" w14:textId="77777777" w:rsidR="004C3648" w:rsidRPr="009502DE" w:rsidRDefault="004C3648" w:rsidP="004C3648">
      <w:pPr>
        <w:pStyle w:val="NoSpacing"/>
        <w:rPr>
          <w:sz w:val="18"/>
          <w:szCs w:val="18"/>
        </w:rPr>
      </w:pPr>
      <w:r w:rsidRPr="009502DE">
        <w:rPr>
          <w:sz w:val="18"/>
          <w:szCs w:val="18"/>
        </w:rPr>
        <w:t>Source: StreetLight, 2025</w:t>
      </w:r>
    </w:p>
    <w:p w14:paraId="653BC2DF" w14:textId="77777777" w:rsidR="004C3648" w:rsidRDefault="004C3648" w:rsidP="004C3648"/>
    <w:p w14:paraId="40AFBF9A" w14:textId="77777777" w:rsidR="004C3648" w:rsidRPr="001F3F09" w:rsidRDefault="004C3648" w:rsidP="004C3648">
      <w:pPr>
        <w:rPr>
          <w:rFonts w:asciiTheme="minorHAnsi" w:hAnsiTheme="minorHAnsi"/>
        </w:rPr>
      </w:pPr>
      <w:r w:rsidRPr="001F3F09">
        <w:rPr>
          <w:rFonts w:asciiTheme="minorHAnsi" w:hAnsiTheme="minorHAnsi"/>
        </w:rPr>
        <w:t>Among internal TCAMPO flows, the strongest connections are centered on Prince George and Petersburg</w:t>
      </w:r>
      <w:r>
        <w:rPr>
          <w:rFonts w:asciiTheme="minorHAnsi" w:hAnsiTheme="minorHAnsi"/>
        </w:rPr>
        <w:t xml:space="preserve"> (</w:t>
      </w:r>
      <w:r w:rsidRPr="001F3F09">
        <w:rPr>
          <w:rFonts w:asciiTheme="minorHAnsi" w:hAnsiTheme="minorHAnsi"/>
          <w:b/>
          <w:bCs/>
        </w:rPr>
        <w:fldChar w:fldCharType="begin"/>
      </w:r>
      <w:r w:rsidRPr="001F3F09">
        <w:rPr>
          <w:rFonts w:asciiTheme="minorHAnsi" w:hAnsiTheme="minorHAnsi"/>
          <w:b/>
          <w:bCs/>
        </w:rPr>
        <w:instrText xml:space="preserve"> REF _Ref238800951 \h  \* MERGEFORMAT </w:instrText>
      </w:r>
      <w:r w:rsidRPr="001F3F09">
        <w:rPr>
          <w:rFonts w:asciiTheme="minorHAnsi" w:hAnsiTheme="minorHAnsi"/>
          <w:b/>
          <w:bCs/>
        </w:rPr>
      </w:r>
      <w:r w:rsidRPr="001F3F09">
        <w:rPr>
          <w:rFonts w:asciiTheme="minorHAnsi" w:hAnsiTheme="minorHAnsi"/>
          <w:b/>
          <w:bCs/>
        </w:rPr>
        <w:fldChar w:fldCharType="separate"/>
      </w:r>
      <w:r w:rsidRPr="001F3F09">
        <w:rPr>
          <w:rFonts w:asciiTheme="minorHAnsi" w:hAnsiTheme="minorHAnsi"/>
          <w:b/>
          <w:bCs/>
        </w:rPr>
        <w:t xml:space="preserve">Table </w:t>
      </w:r>
      <w:r w:rsidRPr="001F3F09">
        <w:rPr>
          <w:rFonts w:asciiTheme="minorHAnsi" w:hAnsiTheme="minorHAnsi"/>
          <w:b/>
          <w:bCs/>
          <w:noProof/>
        </w:rPr>
        <w:t>3</w:t>
      </w:r>
      <w:r w:rsidRPr="001F3F09">
        <w:rPr>
          <w:rFonts w:asciiTheme="minorHAnsi" w:hAnsiTheme="minorHAnsi"/>
          <w:b/>
          <w:bCs/>
        </w:rPr>
        <w:fldChar w:fldCharType="end"/>
      </w:r>
      <w:r>
        <w:rPr>
          <w:rFonts w:asciiTheme="minorHAnsi" w:hAnsiTheme="minorHAnsi"/>
        </w:rPr>
        <w:t>)</w:t>
      </w:r>
      <w:r w:rsidRPr="001F3F09">
        <w:rPr>
          <w:rFonts w:asciiTheme="minorHAnsi" w:hAnsiTheme="minorHAnsi"/>
        </w:rPr>
        <w:t>. Prince George exchanges the highest volume of trips with any other jurisdiction in the region, particularly with Petersburg (</w:t>
      </w:r>
      <w:r>
        <w:rPr>
          <w:rFonts w:asciiTheme="minorHAnsi" w:hAnsiTheme="minorHAnsi"/>
        </w:rPr>
        <w:t>2,203 trips</w:t>
      </w:r>
      <w:r w:rsidRPr="001F3F09">
        <w:rPr>
          <w:rFonts w:asciiTheme="minorHAnsi" w:hAnsiTheme="minorHAnsi"/>
        </w:rPr>
        <w:t>) and Hopewell (</w:t>
      </w:r>
      <w:r>
        <w:rPr>
          <w:rFonts w:asciiTheme="minorHAnsi" w:hAnsiTheme="minorHAnsi"/>
        </w:rPr>
        <w:t xml:space="preserve">2,086 </w:t>
      </w:r>
      <w:r w:rsidRPr="001F3F09">
        <w:rPr>
          <w:rFonts w:asciiTheme="minorHAnsi" w:hAnsiTheme="minorHAnsi"/>
        </w:rPr>
        <w:t xml:space="preserve">trips), reflecting its high levels of population and employment and its role as </w:t>
      </w:r>
      <w:r>
        <w:rPr>
          <w:rFonts w:asciiTheme="minorHAnsi" w:hAnsiTheme="minorHAnsi"/>
        </w:rPr>
        <w:t xml:space="preserve">the geographic center </w:t>
      </w:r>
      <w:r w:rsidRPr="001F3F09">
        <w:rPr>
          <w:rFonts w:asciiTheme="minorHAnsi" w:hAnsiTheme="minorHAnsi"/>
        </w:rPr>
        <w:t xml:space="preserve">between the region's urban cores. </w:t>
      </w:r>
      <w:r>
        <w:rPr>
          <w:rFonts w:asciiTheme="minorHAnsi" w:hAnsiTheme="minorHAnsi"/>
        </w:rPr>
        <w:t xml:space="preserve">Chesterfield </w:t>
      </w:r>
      <w:r w:rsidRPr="001F3F09">
        <w:rPr>
          <w:rFonts w:asciiTheme="minorHAnsi" w:hAnsiTheme="minorHAnsi"/>
        </w:rPr>
        <w:t xml:space="preserve">also shows a notable bidirectional relationship </w:t>
      </w:r>
      <w:r>
        <w:rPr>
          <w:rFonts w:asciiTheme="minorHAnsi" w:hAnsiTheme="minorHAnsi"/>
        </w:rPr>
        <w:t xml:space="preserve">with Prince George, Colonial Heights, and Petersburg </w:t>
      </w:r>
      <w:r w:rsidRPr="001F3F09">
        <w:rPr>
          <w:rFonts w:asciiTheme="minorHAnsi" w:hAnsiTheme="minorHAnsi"/>
        </w:rPr>
        <w:t xml:space="preserve">(approximately 600–700 trips in </w:t>
      </w:r>
      <w:r>
        <w:rPr>
          <w:rFonts w:asciiTheme="minorHAnsi" w:hAnsiTheme="minorHAnsi"/>
        </w:rPr>
        <w:t>both</w:t>
      </w:r>
      <w:r w:rsidRPr="001F3F09">
        <w:rPr>
          <w:rFonts w:asciiTheme="minorHAnsi" w:hAnsiTheme="minorHAnsi"/>
        </w:rPr>
        <w:t xml:space="preserve"> direction</w:t>
      </w:r>
      <w:r>
        <w:rPr>
          <w:rFonts w:asciiTheme="minorHAnsi" w:hAnsiTheme="minorHAnsi"/>
        </w:rPr>
        <w:t>s</w:t>
      </w:r>
      <w:r w:rsidRPr="001F3F09">
        <w:rPr>
          <w:rFonts w:asciiTheme="minorHAnsi" w:hAnsiTheme="minorHAnsi"/>
        </w:rPr>
        <w:t xml:space="preserve">), </w:t>
      </w:r>
      <w:r>
        <w:rPr>
          <w:rFonts w:asciiTheme="minorHAnsi" w:hAnsiTheme="minorHAnsi"/>
        </w:rPr>
        <w:t xml:space="preserve">which is </w:t>
      </w:r>
      <w:r w:rsidRPr="001F3F09">
        <w:rPr>
          <w:rFonts w:asciiTheme="minorHAnsi" w:hAnsiTheme="minorHAnsi"/>
        </w:rPr>
        <w:t xml:space="preserve">consistent with </w:t>
      </w:r>
      <w:r>
        <w:rPr>
          <w:rFonts w:asciiTheme="minorHAnsi" w:hAnsiTheme="minorHAnsi"/>
        </w:rPr>
        <w:t xml:space="preserve">Chesterfield’s overall size </w:t>
      </w:r>
      <w:r w:rsidRPr="001F3F09">
        <w:rPr>
          <w:rFonts w:asciiTheme="minorHAnsi" w:hAnsiTheme="minorHAnsi"/>
        </w:rPr>
        <w:t xml:space="preserve">growing employment </w:t>
      </w:r>
      <w:r>
        <w:rPr>
          <w:rFonts w:asciiTheme="minorHAnsi" w:hAnsiTheme="minorHAnsi"/>
        </w:rPr>
        <w:t xml:space="preserve">in both jurisdictions </w:t>
      </w:r>
      <w:r w:rsidRPr="001F3F09">
        <w:rPr>
          <w:rFonts w:asciiTheme="minorHAnsi" w:hAnsiTheme="minorHAnsi"/>
        </w:rPr>
        <w:t>and Petersburg's role as an activity center for surrounding jurisdictions.</w:t>
      </w:r>
    </w:p>
    <w:p w14:paraId="31564193" w14:textId="77777777" w:rsidR="004C3648" w:rsidRPr="00C0280B" w:rsidRDefault="004C3648" w:rsidP="004C3648">
      <w:pPr>
        <w:sectPr w:rsidR="004C3648" w:rsidRPr="00C0280B" w:rsidSect="004C3648">
          <w:pgSz w:w="12240" w:h="15840" w:code="1"/>
          <w:pgMar w:top="1440" w:right="1440" w:bottom="1440" w:left="1440" w:header="720" w:footer="720" w:gutter="0"/>
          <w:cols w:space="720"/>
          <w:docGrid w:linePitch="360"/>
        </w:sectPr>
      </w:pPr>
    </w:p>
    <w:p w14:paraId="551E7AF2" w14:textId="77777777" w:rsidR="004C3648" w:rsidRDefault="004C3648" w:rsidP="004C3648">
      <w:pPr>
        <w:pStyle w:val="Caption"/>
      </w:pPr>
      <w:bookmarkStart w:id="41" w:name="_Ref238800951"/>
      <w:r w:rsidRPr="00BA1F82">
        <w:lastRenderedPageBreak/>
        <w:t xml:space="preserve">Table </w:t>
      </w:r>
      <w:fldSimple w:instr=" SEQ Table \* ARABIC ">
        <w:r>
          <w:rPr>
            <w:noProof/>
          </w:rPr>
          <w:t>3</w:t>
        </w:r>
      </w:fldSimple>
      <w:bookmarkEnd w:id="41"/>
      <w:r w:rsidRPr="00BA1F82">
        <w:t xml:space="preserve">. Commute Flows within </w:t>
      </w:r>
      <w:r>
        <w:t>Tri-Cities Area MPO</w:t>
      </w:r>
    </w:p>
    <w:tbl>
      <w:tblPr>
        <w:tblStyle w:val="PlainTable1"/>
        <w:tblpPr w:leftFromText="180" w:rightFromText="180" w:vertAnchor="text" w:tblpY="1"/>
        <w:tblOverlap w:val="never"/>
        <w:tblW w:w="5000" w:type="pct"/>
        <w:tblLook w:val="04A0" w:firstRow="1" w:lastRow="0" w:firstColumn="1" w:lastColumn="0" w:noHBand="0" w:noVBand="1"/>
      </w:tblPr>
      <w:tblGrid>
        <w:gridCol w:w="539"/>
        <w:gridCol w:w="1766"/>
        <w:gridCol w:w="1510"/>
        <w:gridCol w:w="1766"/>
        <w:gridCol w:w="1538"/>
        <w:gridCol w:w="1538"/>
        <w:gridCol w:w="1538"/>
        <w:gridCol w:w="1545"/>
      </w:tblGrid>
      <w:tr w:rsidR="004C3648" w:rsidRPr="001C54CC" w14:paraId="366259E4" w14:textId="77777777" w:rsidTr="00CA4198">
        <w:trPr>
          <w:cnfStyle w:val="100000000000" w:firstRow="1" w:lastRow="0" w:firstColumn="0" w:lastColumn="0" w:oddVBand="0" w:evenVBand="0" w:oddHBand="0" w:evenHBand="0" w:firstRowFirstColumn="0" w:firstRowLastColumn="0" w:lastRowFirstColumn="0" w:lastRowLastColumn="0"/>
          <w:cantSplit/>
          <w:trHeight w:val="432"/>
        </w:trPr>
        <w:tc>
          <w:tcPr>
            <w:cnfStyle w:val="001000000000" w:firstRow="0" w:lastRow="0" w:firstColumn="1" w:lastColumn="0" w:oddVBand="0" w:evenVBand="0" w:oddHBand="0" w:evenHBand="0" w:firstRowFirstColumn="0" w:firstRowLastColumn="0" w:lastRowFirstColumn="0" w:lastRowLastColumn="0"/>
            <w:tcW w:w="982" w:type="pct"/>
            <w:gridSpan w:val="2"/>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0D5F67E4" w14:textId="77777777" w:rsidR="004C3648" w:rsidRPr="001C54CC" w:rsidRDefault="004C3648" w:rsidP="00CA4198">
            <w:pPr>
              <w:widowControl/>
              <w:autoSpaceDE/>
              <w:autoSpaceDN/>
              <w:spacing w:after="0"/>
              <w:rPr>
                <w:rFonts w:eastAsia="Times New Roman" w:cs="Times New Roman"/>
                <w:sz w:val="20"/>
                <w:szCs w:val="20"/>
              </w:rPr>
            </w:pPr>
          </w:p>
        </w:tc>
        <w:tc>
          <w:tcPr>
            <w:tcW w:w="4018" w:type="pct"/>
            <w:gridSpan w:val="6"/>
            <w:tcBorders>
              <w:top w:val="single" w:sz="4" w:space="0" w:color="BFBFBF" w:themeColor="background1" w:themeShade="BF"/>
              <w:left w:val="single" w:sz="4" w:space="0" w:color="BFBFBF" w:themeColor="background1" w:themeShade="BF"/>
            </w:tcBorders>
            <w:noWrap/>
            <w:vAlign w:val="center"/>
          </w:tcPr>
          <w:p w14:paraId="20213E5E" w14:textId="77777777" w:rsidR="004C3648" w:rsidRPr="00F52558" w:rsidRDefault="004C3648" w:rsidP="00CA4198">
            <w:pPr>
              <w:widowControl/>
              <w:autoSpaceDE/>
              <w:autoSpaceDN/>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F52558">
              <w:rPr>
                <w:rFonts w:eastAsia="Times New Roman" w:cs="Times New Roman"/>
                <w:color w:val="000000"/>
                <w:sz w:val="20"/>
                <w:szCs w:val="20"/>
              </w:rPr>
              <w:t>TCAMPO Destinations</w:t>
            </w:r>
          </w:p>
        </w:tc>
      </w:tr>
      <w:tr w:rsidR="004C3648" w:rsidRPr="001C54CC" w14:paraId="3E31582A" w14:textId="77777777" w:rsidTr="00CA4198">
        <w:trPr>
          <w:cnfStyle w:val="000000100000" w:firstRow="0" w:lastRow="0" w:firstColumn="0" w:lastColumn="0" w:oddVBand="0" w:evenVBand="0" w:oddHBand="1" w:evenHBand="0" w:firstRowFirstColumn="0" w:firstRowLastColumn="0" w:lastRowFirstColumn="0" w:lastRowLastColumn="0"/>
          <w:cantSplit/>
          <w:trHeight w:val="432"/>
        </w:trPr>
        <w:tc>
          <w:tcPr>
            <w:cnfStyle w:val="001000000000" w:firstRow="0" w:lastRow="0" w:firstColumn="1" w:lastColumn="0" w:oddVBand="0" w:evenVBand="0" w:oddHBand="0" w:evenHBand="0" w:firstRowFirstColumn="0" w:firstRowLastColumn="0" w:lastRowFirstColumn="0" w:lastRowLastColumn="0"/>
            <w:tcW w:w="982" w:type="pct"/>
            <w:gridSpan w:val="2"/>
            <w:vMerge/>
            <w:tcBorders>
              <w:left w:val="single" w:sz="4" w:space="0" w:color="BFBFBF" w:themeColor="background1" w:themeShade="BF"/>
              <w:bottom w:val="single" w:sz="4" w:space="0" w:color="BFBFBF" w:themeColor="background1" w:themeShade="BF"/>
              <w:right w:val="single" w:sz="4" w:space="0" w:color="BFBFBF" w:themeColor="background1" w:themeShade="BF"/>
            </w:tcBorders>
          </w:tcPr>
          <w:p w14:paraId="761F4D14" w14:textId="77777777" w:rsidR="004C3648" w:rsidRPr="001C54CC" w:rsidRDefault="004C3648" w:rsidP="00CA4198">
            <w:pPr>
              <w:widowControl/>
              <w:autoSpaceDE/>
              <w:autoSpaceDN/>
              <w:spacing w:after="0"/>
              <w:rPr>
                <w:rFonts w:eastAsia="Times New Roman" w:cs="Times New Roman"/>
                <w:sz w:val="20"/>
                <w:szCs w:val="20"/>
              </w:rPr>
            </w:pPr>
          </w:p>
        </w:tc>
        <w:tc>
          <w:tcPr>
            <w:tcW w:w="643" w:type="pct"/>
            <w:tcBorders>
              <w:top w:val="nil"/>
              <w:left w:val="single" w:sz="4" w:space="0" w:color="BFBFBF" w:themeColor="background1" w:themeShade="BF"/>
            </w:tcBorders>
            <w:noWrap/>
            <w:vAlign w:val="center"/>
          </w:tcPr>
          <w:p w14:paraId="29DCDC85" w14:textId="77777777" w:rsidR="004C3648" w:rsidRPr="001C54CC" w:rsidRDefault="004C3648" w:rsidP="00CA4198">
            <w:pPr>
              <w:widowControl/>
              <w:autoSpaceDE/>
              <w:autoSpaceDN/>
              <w:spacing w:after="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C54CC">
              <w:rPr>
                <w:color w:val="000000"/>
                <w:sz w:val="20"/>
                <w:szCs w:val="20"/>
              </w:rPr>
              <w:t>Chesterfield</w:t>
            </w:r>
          </w:p>
        </w:tc>
        <w:tc>
          <w:tcPr>
            <w:tcW w:w="752" w:type="pct"/>
            <w:tcBorders>
              <w:top w:val="nil"/>
            </w:tcBorders>
            <w:noWrap/>
            <w:vAlign w:val="center"/>
          </w:tcPr>
          <w:p w14:paraId="1904B5A8" w14:textId="77777777" w:rsidR="004C3648" w:rsidRPr="001C54CC" w:rsidRDefault="004C3648" w:rsidP="00CA4198">
            <w:pPr>
              <w:widowControl/>
              <w:autoSpaceDE/>
              <w:autoSpaceDN/>
              <w:spacing w:after="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C54CC">
              <w:rPr>
                <w:color w:val="000000"/>
                <w:sz w:val="20"/>
                <w:szCs w:val="20"/>
              </w:rPr>
              <w:t>Colonial Heights</w:t>
            </w:r>
          </w:p>
        </w:tc>
        <w:tc>
          <w:tcPr>
            <w:tcW w:w="655" w:type="pct"/>
            <w:tcBorders>
              <w:top w:val="nil"/>
            </w:tcBorders>
            <w:noWrap/>
            <w:vAlign w:val="center"/>
          </w:tcPr>
          <w:p w14:paraId="64B9B19D" w14:textId="77777777" w:rsidR="004C3648" w:rsidRPr="001C54CC" w:rsidRDefault="004C3648" w:rsidP="00CA4198">
            <w:pPr>
              <w:widowControl/>
              <w:autoSpaceDE/>
              <w:autoSpaceDN/>
              <w:spacing w:after="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C54CC">
              <w:rPr>
                <w:color w:val="000000"/>
                <w:sz w:val="20"/>
                <w:szCs w:val="20"/>
              </w:rPr>
              <w:t>Dinwiddie</w:t>
            </w:r>
          </w:p>
        </w:tc>
        <w:tc>
          <w:tcPr>
            <w:tcW w:w="655" w:type="pct"/>
            <w:tcBorders>
              <w:top w:val="nil"/>
            </w:tcBorders>
            <w:noWrap/>
            <w:vAlign w:val="center"/>
          </w:tcPr>
          <w:p w14:paraId="42DFCE18" w14:textId="77777777" w:rsidR="004C3648" w:rsidRPr="001C54CC" w:rsidRDefault="004C3648" w:rsidP="00CA4198">
            <w:pPr>
              <w:widowControl/>
              <w:autoSpaceDE/>
              <w:autoSpaceDN/>
              <w:spacing w:after="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C54CC">
              <w:rPr>
                <w:color w:val="000000"/>
                <w:sz w:val="20"/>
                <w:szCs w:val="20"/>
              </w:rPr>
              <w:t>Hopewell</w:t>
            </w:r>
          </w:p>
        </w:tc>
        <w:tc>
          <w:tcPr>
            <w:tcW w:w="655" w:type="pct"/>
            <w:tcBorders>
              <w:top w:val="nil"/>
            </w:tcBorders>
            <w:noWrap/>
            <w:vAlign w:val="center"/>
          </w:tcPr>
          <w:p w14:paraId="1EF24470" w14:textId="77777777" w:rsidR="004C3648" w:rsidRPr="001C54CC" w:rsidRDefault="004C3648" w:rsidP="00CA4198">
            <w:pPr>
              <w:widowControl/>
              <w:autoSpaceDE/>
              <w:autoSpaceDN/>
              <w:spacing w:after="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C54CC">
              <w:rPr>
                <w:color w:val="000000"/>
                <w:sz w:val="20"/>
                <w:szCs w:val="20"/>
              </w:rPr>
              <w:t>Petersburg</w:t>
            </w:r>
          </w:p>
        </w:tc>
        <w:tc>
          <w:tcPr>
            <w:tcW w:w="658" w:type="pct"/>
            <w:tcBorders>
              <w:top w:val="nil"/>
            </w:tcBorders>
            <w:noWrap/>
            <w:vAlign w:val="center"/>
          </w:tcPr>
          <w:p w14:paraId="4F384EBC" w14:textId="77777777" w:rsidR="004C3648" w:rsidRPr="001C54CC" w:rsidRDefault="004C3648" w:rsidP="00CA4198">
            <w:pPr>
              <w:widowControl/>
              <w:autoSpaceDE/>
              <w:autoSpaceDN/>
              <w:spacing w:after="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C54CC">
              <w:rPr>
                <w:color w:val="000000"/>
                <w:sz w:val="20"/>
                <w:szCs w:val="20"/>
              </w:rPr>
              <w:t>Prince George</w:t>
            </w:r>
          </w:p>
        </w:tc>
      </w:tr>
      <w:tr w:rsidR="004C3648" w:rsidRPr="001C54CC" w14:paraId="3DB0F2D2" w14:textId="77777777" w:rsidTr="00CA4198">
        <w:trPr>
          <w:trHeight w:val="432"/>
        </w:trPr>
        <w:tc>
          <w:tcPr>
            <w:cnfStyle w:val="001000000000" w:firstRow="0" w:lastRow="0" w:firstColumn="1" w:lastColumn="0" w:oddVBand="0" w:evenVBand="0" w:oddHBand="0" w:evenHBand="0" w:firstRowFirstColumn="0" w:firstRowLastColumn="0" w:lastRowFirstColumn="0" w:lastRowLastColumn="0"/>
            <w:tcW w:w="230"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textDirection w:val="btLr"/>
            <w:vAlign w:val="center"/>
          </w:tcPr>
          <w:p w14:paraId="0610233F" w14:textId="77777777" w:rsidR="004C3648" w:rsidRPr="001C54CC" w:rsidRDefault="004C3648" w:rsidP="00CA4198">
            <w:pPr>
              <w:widowControl/>
              <w:autoSpaceDE/>
              <w:autoSpaceDN/>
              <w:spacing w:after="0"/>
              <w:ind w:left="113" w:right="113"/>
              <w:jc w:val="center"/>
              <w:rPr>
                <w:color w:val="000000"/>
                <w:sz w:val="20"/>
                <w:szCs w:val="20"/>
              </w:rPr>
            </w:pPr>
            <w:r>
              <w:rPr>
                <w:color w:val="000000"/>
                <w:sz w:val="20"/>
                <w:szCs w:val="20"/>
              </w:rPr>
              <w:t xml:space="preserve">TCAMPO </w:t>
            </w:r>
            <w:r w:rsidRPr="001C54CC">
              <w:rPr>
                <w:color w:val="000000"/>
                <w:sz w:val="20"/>
                <w:szCs w:val="20"/>
              </w:rPr>
              <w:t>Origins</w:t>
            </w:r>
          </w:p>
        </w:tc>
        <w:tc>
          <w:tcPr>
            <w:tcW w:w="752" w:type="pct"/>
            <w:tcBorders>
              <w:top w:val="single" w:sz="4" w:space="0" w:color="BFBFBF" w:themeColor="background1" w:themeShade="BF"/>
              <w:left w:val="single" w:sz="4" w:space="0" w:color="BFBFBF" w:themeColor="background1" w:themeShade="BF"/>
            </w:tcBorders>
            <w:noWrap/>
            <w:vAlign w:val="center"/>
            <w:hideMark/>
          </w:tcPr>
          <w:p w14:paraId="3424CF26" w14:textId="77777777" w:rsidR="004C3648" w:rsidRPr="001C54CC" w:rsidRDefault="004C3648" w:rsidP="00CA4198">
            <w:pPr>
              <w:widowControl/>
              <w:autoSpaceDE/>
              <w:autoSpaceDN/>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C54CC">
              <w:rPr>
                <w:color w:val="000000"/>
                <w:sz w:val="20"/>
                <w:szCs w:val="20"/>
              </w:rPr>
              <w:t>Chesterfield</w:t>
            </w:r>
          </w:p>
        </w:tc>
        <w:tc>
          <w:tcPr>
            <w:tcW w:w="643" w:type="pct"/>
            <w:noWrap/>
            <w:vAlign w:val="center"/>
            <w:hideMark/>
          </w:tcPr>
          <w:p w14:paraId="032BC58B"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1,562</w:t>
            </w:r>
          </w:p>
        </w:tc>
        <w:tc>
          <w:tcPr>
            <w:tcW w:w="752" w:type="pct"/>
            <w:noWrap/>
            <w:vAlign w:val="center"/>
            <w:hideMark/>
          </w:tcPr>
          <w:p w14:paraId="414605B7"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654</w:t>
            </w:r>
          </w:p>
        </w:tc>
        <w:tc>
          <w:tcPr>
            <w:tcW w:w="655" w:type="pct"/>
            <w:noWrap/>
            <w:vAlign w:val="center"/>
            <w:hideMark/>
          </w:tcPr>
          <w:p w14:paraId="36561B5E"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312</w:t>
            </w:r>
          </w:p>
        </w:tc>
        <w:tc>
          <w:tcPr>
            <w:tcW w:w="655" w:type="pct"/>
            <w:noWrap/>
            <w:vAlign w:val="center"/>
            <w:hideMark/>
          </w:tcPr>
          <w:p w14:paraId="2064C67C"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319</w:t>
            </w:r>
          </w:p>
        </w:tc>
        <w:tc>
          <w:tcPr>
            <w:tcW w:w="655" w:type="pct"/>
            <w:noWrap/>
            <w:vAlign w:val="center"/>
            <w:hideMark/>
          </w:tcPr>
          <w:p w14:paraId="551F34A6"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618</w:t>
            </w:r>
          </w:p>
        </w:tc>
        <w:tc>
          <w:tcPr>
            <w:tcW w:w="658" w:type="pct"/>
            <w:noWrap/>
            <w:vAlign w:val="center"/>
            <w:hideMark/>
          </w:tcPr>
          <w:p w14:paraId="2933A796"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733</w:t>
            </w:r>
          </w:p>
        </w:tc>
      </w:tr>
      <w:tr w:rsidR="004C3648" w:rsidRPr="001C54CC" w14:paraId="697665FD"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0" w:type="pct"/>
            <w:vMerge/>
            <w:tcBorders>
              <w:left w:val="single" w:sz="4" w:space="0" w:color="BFBFBF" w:themeColor="background1" w:themeShade="BF"/>
              <w:right w:val="single" w:sz="4" w:space="0" w:color="BFBFBF" w:themeColor="background1" w:themeShade="BF"/>
            </w:tcBorders>
          </w:tcPr>
          <w:p w14:paraId="48602726" w14:textId="77777777" w:rsidR="004C3648" w:rsidRPr="001C54CC" w:rsidRDefault="004C3648" w:rsidP="00CA4198">
            <w:pPr>
              <w:widowControl/>
              <w:autoSpaceDE/>
              <w:autoSpaceDN/>
              <w:spacing w:after="0"/>
              <w:rPr>
                <w:color w:val="000000"/>
                <w:sz w:val="20"/>
                <w:szCs w:val="20"/>
              </w:rPr>
            </w:pPr>
          </w:p>
        </w:tc>
        <w:tc>
          <w:tcPr>
            <w:tcW w:w="752" w:type="pct"/>
            <w:tcBorders>
              <w:left w:val="single" w:sz="4" w:space="0" w:color="BFBFBF" w:themeColor="background1" w:themeShade="BF"/>
            </w:tcBorders>
            <w:noWrap/>
            <w:vAlign w:val="center"/>
            <w:hideMark/>
          </w:tcPr>
          <w:p w14:paraId="2BCAB3DF" w14:textId="77777777" w:rsidR="004C3648" w:rsidRPr="001C54CC" w:rsidRDefault="004C3648" w:rsidP="00CA4198">
            <w:pPr>
              <w:widowControl/>
              <w:autoSpaceDE/>
              <w:autoSpaceDN/>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C54CC">
              <w:rPr>
                <w:color w:val="000000"/>
                <w:sz w:val="20"/>
                <w:szCs w:val="20"/>
              </w:rPr>
              <w:t>Colonial Heights</w:t>
            </w:r>
          </w:p>
        </w:tc>
        <w:tc>
          <w:tcPr>
            <w:tcW w:w="643" w:type="pct"/>
            <w:noWrap/>
            <w:vAlign w:val="center"/>
            <w:hideMark/>
          </w:tcPr>
          <w:p w14:paraId="1A634E67"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606</w:t>
            </w:r>
          </w:p>
        </w:tc>
        <w:tc>
          <w:tcPr>
            <w:tcW w:w="752" w:type="pct"/>
            <w:noWrap/>
            <w:vAlign w:val="center"/>
            <w:hideMark/>
          </w:tcPr>
          <w:p w14:paraId="6EC37778"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1,850</w:t>
            </w:r>
          </w:p>
        </w:tc>
        <w:tc>
          <w:tcPr>
            <w:tcW w:w="655" w:type="pct"/>
            <w:noWrap/>
            <w:vAlign w:val="center"/>
            <w:hideMark/>
          </w:tcPr>
          <w:p w14:paraId="5BCB1D52"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263</w:t>
            </w:r>
          </w:p>
        </w:tc>
        <w:tc>
          <w:tcPr>
            <w:tcW w:w="655" w:type="pct"/>
            <w:noWrap/>
            <w:vAlign w:val="center"/>
            <w:hideMark/>
          </w:tcPr>
          <w:p w14:paraId="1A30ADD4"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271</w:t>
            </w:r>
          </w:p>
        </w:tc>
        <w:tc>
          <w:tcPr>
            <w:tcW w:w="655" w:type="pct"/>
            <w:noWrap/>
            <w:vAlign w:val="center"/>
            <w:hideMark/>
          </w:tcPr>
          <w:p w14:paraId="58896C17"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506</w:t>
            </w:r>
          </w:p>
        </w:tc>
        <w:tc>
          <w:tcPr>
            <w:tcW w:w="658" w:type="pct"/>
            <w:noWrap/>
            <w:vAlign w:val="center"/>
            <w:hideMark/>
          </w:tcPr>
          <w:p w14:paraId="2B049289"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684</w:t>
            </w:r>
          </w:p>
        </w:tc>
      </w:tr>
      <w:tr w:rsidR="004C3648" w:rsidRPr="001C54CC" w14:paraId="0F8FC73E" w14:textId="77777777" w:rsidTr="00CA4198">
        <w:trPr>
          <w:trHeight w:val="432"/>
        </w:trPr>
        <w:tc>
          <w:tcPr>
            <w:cnfStyle w:val="001000000000" w:firstRow="0" w:lastRow="0" w:firstColumn="1" w:lastColumn="0" w:oddVBand="0" w:evenVBand="0" w:oddHBand="0" w:evenHBand="0" w:firstRowFirstColumn="0" w:firstRowLastColumn="0" w:lastRowFirstColumn="0" w:lastRowLastColumn="0"/>
            <w:tcW w:w="230" w:type="pct"/>
            <w:vMerge/>
            <w:tcBorders>
              <w:left w:val="single" w:sz="4" w:space="0" w:color="BFBFBF" w:themeColor="background1" w:themeShade="BF"/>
              <w:right w:val="single" w:sz="4" w:space="0" w:color="BFBFBF" w:themeColor="background1" w:themeShade="BF"/>
            </w:tcBorders>
          </w:tcPr>
          <w:p w14:paraId="7E337B0A" w14:textId="77777777" w:rsidR="004C3648" w:rsidRPr="001C54CC" w:rsidRDefault="004C3648" w:rsidP="00CA4198">
            <w:pPr>
              <w:widowControl/>
              <w:autoSpaceDE/>
              <w:autoSpaceDN/>
              <w:spacing w:after="0"/>
              <w:rPr>
                <w:color w:val="000000"/>
                <w:sz w:val="20"/>
                <w:szCs w:val="20"/>
              </w:rPr>
            </w:pPr>
          </w:p>
        </w:tc>
        <w:tc>
          <w:tcPr>
            <w:tcW w:w="752" w:type="pct"/>
            <w:tcBorders>
              <w:left w:val="single" w:sz="4" w:space="0" w:color="BFBFBF" w:themeColor="background1" w:themeShade="BF"/>
            </w:tcBorders>
            <w:noWrap/>
            <w:vAlign w:val="center"/>
            <w:hideMark/>
          </w:tcPr>
          <w:p w14:paraId="18043090" w14:textId="77777777" w:rsidR="004C3648" w:rsidRPr="001C54CC" w:rsidRDefault="004C3648" w:rsidP="00CA4198">
            <w:pPr>
              <w:widowControl/>
              <w:autoSpaceDE/>
              <w:autoSpaceDN/>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C54CC">
              <w:rPr>
                <w:color w:val="000000"/>
                <w:sz w:val="20"/>
                <w:szCs w:val="20"/>
              </w:rPr>
              <w:t>Dinwiddie</w:t>
            </w:r>
          </w:p>
        </w:tc>
        <w:tc>
          <w:tcPr>
            <w:tcW w:w="643" w:type="pct"/>
            <w:noWrap/>
            <w:vAlign w:val="center"/>
            <w:hideMark/>
          </w:tcPr>
          <w:p w14:paraId="73C7B696"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283</w:t>
            </w:r>
          </w:p>
        </w:tc>
        <w:tc>
          <w:tcPr>
            <w:tcW w:w="752" w:type="pct"/>
            <w:noWrap/>
            <w:vAlign w:val="center"/>
            <w:hideMark/>
          </w:tcPr>
          <w:p w14:paraId="4FB49420"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265</w:t>
            </w:r>
          </w:p>
        </w:tc>
        <w:tc>
          <w:tcPr>
            <w:tcW w:w="655" w:type="pct"/>
            <w:noWrap/>
            <w:vAlign w:val="center"/>
            <w:hideMark/>
          </w:tcPr>
          <w:p w14:paraId="5DA35E60"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427</w:t>
            </w:r>
          </w:p>
        </w:tc>
        <w:tc>
          <w:tcPr>
            <w:tcW w:w="655" w:type="pct"/>
            <w:noWrap/>
            <w:vAlign w:val="center"/>
            <w:hideMark/>
          </w:tcPr>
          <w:p w14:paraId="5F685F0A"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91</w:t>
            </w:r>
          </w:p>
        </w:tc>
        <w:tc>
          <w:tcPr>
            <w:tcW w:w="655" w:type="pct"/>
            <w:noWrap/>
            <w:vAlign w:val="center"/>
            <w:hideMark/>
          </w:tcPr>
          <w:p w14:paraId="4212FE7D"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535</w:t>
            </w:r>
          </w:p>
        </w:tc>
        <w:tc>
          <w:tcPr>
            <w:tcW w:w="658" w:type="pct"/>
            <w:noWrap/>
            <w:vAlign w:val="center"/>
            <w:hideMark/>
          </w:tcPr>
          <w:p w14:paraId="6DB9E4EA"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326</w:t>
            </w:r>
          </w:p>
        </w:tc>
      </w:tr>
      <w:tr w:rsidR="004C3648" w:rsidRPr="001C54CC" w14:paraId="1038B7AE"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0" w:type="pct"/>
            <w:vMerge/>
            <w:tcBorders>
              <w:left w:val="single" w:sz="4" w:space="0" w:color="BFBFBF" w:themeColor="background1" w:themeShade="BF"/>
              <w:right w:val="single" w:sz="4" w:space="0" w:color="BFBFBF" w:themeColor="background1" w:themeShade="BF"/>
            </w:tcBorders>
          </w:tcPr>
          <w:p w14:paraId="19DB4E19" w14:textId="77777777" w:rsidR="004C3648" w:rsidRPr="001C54CC" w:rsidRDefault="004C3648" w:rsidP="00CA4198">
            <w:pPr>
              <w:widowControl/>
              <w:autoSpaceDE/>
              <w:autoSpaceDN/>
              <w:spacing w:after="0"/>
              <w:rPr>
                <w:color w:val="000000"/>
                <w:sz w:val="20"/>
                <w:szCs w:val="20"/>
              </w:rPr>
            </w:pPr>
          </w:p>
        </w:tc>
        <w:tc>
          <w:tcPr>
            <w:tcW w:w="752" w:type="pct"/>
            <w:tcBorders>
              <w:left w:val="single" w:sz="4" w:space="0" w:color="BFBFBF" w:themeColor="background1" w:themeShade="BF"/>
            </w:tcBorders>
            <w:noWrap/>
            <w:vAlign w:val="center"/>
            <w:hideMark/>
          </w:tcPr>
          <w:p w14:paraId="0D4FCDE2" w14:textId="77777777" w:rsidR="004C3648" w:rsidRPr="001C54CC" w:rsidRDefault="004C3648" w:rsidP="00CA4198">
            <w:pPr>
              <w:widowControl/>
              <w:autoSpaceDE/>
              <w:autoSpaceDN/>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C54CC">
              <w:rPr>
                <w:color w:val="000000"/>
                <w:sz w:val="20"/>
                <w:szCs w:val="20"/>
              </w:rPr>
              <w:t>Hopewell</w:t>
            </w:r>
          </w:p>
        </w:tc>
        <w:tc>
          <w:tcPr>
            <w:tcW w:w="643" w:type="pct"/>
            <w:noWrap/>
            <w:vAlign w:val="center"/>
            <w:hideMark/>
          </w:tcPr>
          <w:p w14:paraId="4999FE70"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312</w:t>
            </w:r>
          </w:p>
        </w:tc>
        <w:tc>
          <w:tcPr>
            <w:tcW w:w="752" w:type="pct"/>
            <w:noWrap/>
            <w:vAlign w:val="center"/>
            <w:hideMark/>
          </w:tcPr>
          <w:p w14:paraId="33C2F664"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321</w:t>
            </w:r>
          </w:p>
        </w:tc>
        <w:tc>
          <w:tcPr>
            <w:tcW w:w="655" w:type="pct"/>
            <w:noWrap/>
            <w:vAlign w:val="center"/>
            <w:hideMark/>
          </w:tcPr>
          <w:p w14:paraId="59731CCA"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101</w:t>
            </w:r>
          </w:p>
        </w:tc>
        <w:tc>
          <w:tcPr>
            <w:tcW w:w="655" w:type="pct"/>
            <w:noWrap/>
            <w:vAlign w:val="center"/>
            <w:hideMark/>
          </w:tcPr>
          <w:p w14:paraId="30244FA5"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2,036</w:t>
            </w:r>
          </w:p>
        </w:tc>
        <w:tc>
          <w:tcPr>
            <w:tcW w:w="655" w:type="pct"/>
            <w:noWrap/>
            <w:vAlign w:val="center"/>
            <w:hideMark/>
          </w:tcPr>
          <w:p w14:paraId="7C1033BF"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319</w:t>
            </w:r>
          </w:p>
        </w:tc>
        <w:tc>
          <w:tcPr>
            <w:tcW w:w="658" w:type="pct"/>
            <w:noWrap/>
            <w:vAlign w:val="center"/>
            <w:hideMark/>
          </w:tcPr>
          <w:p w14:paraId="149E192E"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1,052</w:t>
            </w:r>
          </w:p>
        </w:tc>
      </w:tr>
      <w:tr w:rsidR="004C3648" w:rsidRPr="001C54CC" w14:paraId="3984CB9B" w14:textId="77777777" w:rsidTr="00CA4198">
        <w:trPr>
          <w:trHeight w:val="432"/>
        </w:trPr>
        <w:tc>
          <w:tcPr>
            <w:cnfStyle w:val="001000000000" w:firstRow="0" w:lastRow="0" w:firstColumn="1" w:lastColumn="0" w:oddVBand="0" w:evenVBand="0" w:oddHBand="0" w:evenHBand="0" w:firstRowFirstColumn="0" w:firstRowLastColumn="0" w:lastRowFirstColumn="0" w:lastRowLastColumn="0"/>
            <w:tcW w:w="230" w:type="pct"/>
            <w:vMerge/>
            <w:tcBorders>
              <w:left w:val="single" w:sz="4" w:space="0" w:color="BFBFBF" w:themeColor="background1" w:themeShade="BF"/>
              <w:right w:val="single" w:sz="4" w:space="0" w:color="BFBFBF" w:themeColor="background1" w:themeShade="BF"/>
            </w:tcBorders>
          </w:tcPr>
          <w:p w14:paraId="6AEB4A00" w14:textId="77777777" w:rsidR="004C3648" w:rsidRPr="001C54CC" w:rsidRDefault="004C3648" w:rsidP="00CA4198">
            <w:pPr>
              <w:widowControl/>
              <w:autoSpaceDE/>
              <w:autoSpaceDN/>
              <w:spacing w:after="0"/>
              <w:rPr>
                <w:color w:val="000000"/>
                <w:sz w:val="20"/>
                <w:szCs w:val="20"/>
              </w:rPr>
            </w:pPr>
          </w:p>
        </w:tc>
        <w:tc>
          <w:tcPr>
            <w:tcW w:w="752" w:type="pct"/>
            <w:tcBorders>
              <w:left w:val="single" w:sz="4" w:space="0" w:color="BFBFBF" w:themeColor="background1" w:themeShade="BF"/>
            </w:tcBorders>
            <w:noWrap/>
            <w:vAlign w:val="center"/>
            <w:hideMark/>
          </w:tcPr>
          <w:p w14:paraId="5F82E041" w14:textId="77777777" w:rsidR="004C3648" w:rsidRPr="001C54CC" w:rsidRDefault="004C3648" w:rsidP="00CA4198">
            <w:pPr>
              <w:widowControl/>
              <w:autoSpaceDE/>
              <w:autoSpaceDN/>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C54CC">
              <w:rPr>
                <w:color w:val="000000"/>
                <w:sz w:val="20"/>
                <w:szCs w:val="20"/>
              </w:rPr>
              <w:t>Petersburg</w:t>
            </w:r>
          </w:p>
        </w:tc>
        <w:tc>
          <w:tcPr>
            <w:tcW w:w="643" w:type="pct"/>
            <w:noWrap/>
            <w:vAlign w:val="center"/>
            <w:hideMark/>
          </w:tcPr>
          <w:p w14:paraId="3AE1FA00"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628</w:t>
            </w:r>
          </w:p>
        </w:tc>
        <w:tc>
          <w:tcPr>
            <w:tcW w:w="752" w:type="pct"/>
            <w:noWrap/>
            <w:vAlign w:val="center"/>
            <w:hideMark/>
          </w:tcPr>
          <w:p w14:paraId="0A40AA6B"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507</w:t>
            </w:r>
          </w:p>
        </w:tc>
        <w:tc>
          <w:tcPr>
            <w:tcW w:w="655" w:type="pct"/>
            <w:noWrap/>
            <w:vAlign w:val="center"/>
            <w:hideMark/>
          </w:tcPr>
          <w:p w14:paraId="6DD68B3B"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586</w:t>
            </w:r>
          </w:p>
        </w:tc>
        <w:tc>
          <w:tcPr>
            <w:tcW w:w="655" w:type="pct"/>
            <w:noWrap/>
            <w:vAlign w:val="center"/>
            <w:hideMark/>
          </w:tcPr>
          <w:p w14:paraId="5AA857C2"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301</w:t>
            </w:r>
          </w:p>
        </w:tc>
        <w:tc>
          <w:tcPr>
            <w:tcW w:w="655" w:type="pct"/>
            <w:noWrap/>
            <w:vAlign w:val="center"/>
            <w:hideMark/>
          </w:tcPr>
          <w:p w14:paraId="073B9B1A"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2,155</w:t>
            </w:r>
          </w:p>
        </w:tc>
        <w:tc>
          <w:tcPr>
            <w:tcW w:w="658" w:type="pct"/>
            <w:noWrap/>
            <w:vAlign w:val="center"/>
            <w:hideMark/>
          </w:tcPr>
          <w:p w14:paraId="14B9DDF5"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1,106</w:t>
            </w:r>
          </w:p>
        </w:tc>
      </w:tr>
      <w:tr w:rsidR="004C3648" w:rsidRPr="001C54CC" w14:paraId="75E88DFF"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0" w:type="pct"/>
            <w:vMerge/>
            <w:tcBorders>
              <w:left w:val="single" w:sz="4" w:space="0" w:color="BFBFBF" w:themeColor="background1" w:themeShade="BF"/>
              <w:right w:val="single" w:sz="4" w:space="0" w:color="BFBFBF" w:themeColor="background1" w:themeShade="BF"/>
            </w:tcBorders>
          </w:tcPr>
          <w:p w14:paraId="3683DDB7" w14:textId="77777777" w:rsidR="004C3648" w:rsidRPr="001C54CC" w:rsidRDefault="004C3648" w:rsidP="00CA4198">
            <w:pPr>
              <w:widowControl/>
              <w:autoSpaceDE/>
              <w:autoSpaceDN/>
              <w:spacing w:after="0"/>
              <w:rPr>
                <w:color w:val="000000"/>
                <w:sz w:val="20"/>
                <w:szCs w:val="20"/>
              </w:rPr>
            </w:pPr>
          </w:p>
        </w:tc>
        <w:tc>
          <w:tcPr>
            <w:tcW w:w="752" w:type="pct"/>
            <w:tcBorders>
              <w:left w:val="single" w:sz="4" w:space="0" w:color="BFBFBF" w:themeColor="background1" w:themeShade="BF"/>
            </w:tcBorders>
            <w:noWrap/>
            <w:vAlign w:val="center"/>
            <w:hideMark/>
          </w:tcPr>
          <w:p w14:paraId="7BDD783D" w14:textId="77777777" w:rsidR="004C3648" w:rsidRPr="001C54CC" w:rsidRDefault="004C3648" w:rsidP="00CA4198">
            <w:pPr>
              <w:widowControl/>
              <w:autoSpaceDE/>
              <w:autoSpaceDN/>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C54CC">
              <w:rPr>
                <w:color w:val="000000"/>
                <w:sz w:val="20"/>
                <w:szCs w:val="20"/>
              </w:rPr>
              <w:t>Prince George</w:t>
            </w:r>
          </w:p>
        </w:tc>
        <w:tc>
          <w:tcPr>
            <w:tcW w:w="643" w:type="pct"/>
            <w:noWrap/>
            <w:vAlign w:val="center"/>
            <w:hideMark/>
          </w:tcPr>
          <w:p w14:paraId="7A5AB64A"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625</w:t>
            </w:r>
          </w:p>
        </w:tc>
        <w:tc>
          <w:tcPr>
            <w:tcW w:w="752" w:type="pct"/>
            <w:noWrap/>
            <w:vAlign w:val="center"/>
            <w:hideMark/>
          </w:tcPr>
          <w:p w14:paraId="05103816"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671</w:t>
            </w:r>
          </w:p>
        </w:tc>
        <w:tc>
          <w:tcPr>
            <w:tcW w:w="655" w:type="pct"/>
            <w:noWrap/>
            <w:vAlign w:val="center"/>
            <w:hideMark/>
          </w:tcPr>
          <w:p w14:paraId="5A445991"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250</w:t>
            </w:r>
          </w:p>
        </w:tc>
        <w:tc>
          <w:tcPr>
            <w:tcW w:w="655" w:type="pct"/>
            <w:noWrap/>
            <w:vAlign w:val="center"/>
            <w:hideMark/>
          </w:tcPr>
          <w:p w14:paraId="0B2CE4A6"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41165C">
              <w:rPr>
                <w:sz w:val="20"/>
                <w:szCs w:val="20"/>
              </w:rPr>
              <w:t>1,034</w:t>
            </w:r>
          </w:p>
        </w:tc>
        <w:tc>
          <w:tcPr>
            <w:tcW w:w="655" w:type="pct"/>
            <w:noWrap/>
            <w:vAlign w:val="center"/>
            <w:hideMark/>
          </w:tcPr>
          <w:p w14:paraId="544C6708"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1,097</w:t>
            </w:r>
          </w:p>
        </w:tc>
        <w:tc>
          <w:tcPr>
            <w:tcW w:w="658" w:type="pct"/>
            <w:noWrap/>
            <w:vAlign w:val="center"/>
            <w:hideMark/>
          </w:tcPr>
          <w:p w14:paraId="121976A0"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6,340</w:t>
            </w:r>
          </w:p>
        </w:tc>
      </w:tr>
    </w:tbl>
    <w:p w14:paraId="759C607A" w14:textId="77777777" w:rsidR="004C3648" w:rsidRDefault="004C3648" w:rsidP="004C3648">
      <w:pPr>
        <w:pStyle w:val="NoSpacing"/>
        <w:rPr>
          <w:rFonts w:asciiTheme="minorHAnsi" w:hAnsiTheme="minorHAnsi"/>
          <w:sz w:val="20"/>
          <w:szCs w:val="20"/>
        </w:rPr>
      </w:pPr>
      <w:r w:rsidRPr="00063E99">
        <w:rPr>
          <w:rFonts w:asciiTheme="minorHAnsi" w:hAnsiTheme="minorHAnsi"/>
          <w:sz w:val="20"/>
          <w:szCs w:val="20"/>
        </w:rPr>
        <w:t xml:space="preserve">Source: </w:t>
      </w:r>
      <w:r>
        <w:rPr>
          <w:rFonts w:asciiTheme="minorHAnsi" w:hAnsiTheme="minorHAnsi"/>
          <w:sz w:val="20"/>
          <w:szCs w:val="20"/>
        </w:rPr>
        <w:t>StreetLight, 2025</w:t>
      </w:r>
    </w:p>
    <w:p w14:paraId="0B2E1771" w14:textId="77777777" w:rsidR="004C3648" w:rsidRDefault="004C3648" w:rsidP="004C3648">
      <w:pPr>
        <w:pStyle w:val="NoSpacing"/>
        <w:rPr>
          <w:rFonts w:asciiTheme="minorHAnsi" w:hAnsiTheme="minorHAnsi"/>
          <w:sz w:val="20"/>
          <w:szCs w:val="20"/>
        </w:rPr>
      </w:pPr>
    </w:p>
    <w:p w14:paraId="2FAA5E20" w14:textId="77777777" w:rsidR="00EC1790" w:rsidRDefault="00EC1790"/>
    <w:sectPr w:rsidR="00EC1790" w:rsidSect="00FC1715">
      <w:type w:val="continuous"/>
      <w:pgSz w:w="15840" w:h="24480" w:code="3"/>
      <w:pgMar w:top="1440" w:right="2045" w:bottom="8885" w:left="2045" w:header="144"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ach Hanson" w:date="2026-08-28T15:40:00Z" w:initials="ZH">
    <w:p w14:paraId="64832C95" w14:textId="77777777" w:rsidR="004C3648" w:rsidRDefault="004C3648" w:rsidP="00536E66">
      <w:pPr>
        <w:pStyle w:val="CommentText"/>
      </w:pPr>
      <w:r>
        <w:rPr>
          <w:rStyle w:val="CommentReference"/>
        </w:rPr>
        <w:annotationRef/>
      </w:r>
      <w:r>
        <w:t>This needs to be addressed.</w:t>
      </w:r>
    </w:p>
  </w:comment>
  <w:comment w:id="28" w:author="Zach Hanson" w:date="2026-08-25T16:04:00Z" w:initials="ZH">
    <w:p w14:paraId="1752306A" w14:textId="77777777" w:rsidR="004C3648" w:rsidRDefault="004C3648" w:rsidP="009D02FA">
      <w:pPr>
        <w:pStyle w:val="CommentText"/>
      </w:pPr>
      <w:r>
        <w:rPr>
          <w:rStyle w:val="CommentReference"/>
        </w:rPr>
        <w:annotationRef/>
      </w:r>
      <w:r>
        <w:t>Note: This section will be updated after revisions to the 2050 SE data are made</w:t>
      </w:r>
    </w:p>
  </w:comment>
  <w:comment w:id="32" w:author="Zach Hanson" w:date="2026-07-24T15:10:00Z" w:initials="ZH">
    <w:p w14:paraId="471815A5" w14:textId="77777777" w:rsidR="004C3648" w:rsidRDefault="004C3648" w:rsidP="00D00822">
      <w:pPr>
        <w:pStyle w:val="CommentText"/>
      </w:pPr>
      <w:r>
        <w:rPr>
          <w:rStyle w:val="CommentReference"/>
        </w:rPr>
        <w:annotationRef/>
      </w:r>
      <w:r>
        <w:t>Updated when model is completed</w:t>
      </w:r>
    </w:p>
  </w:comment>
  <w:comment w:id="35" w:author="Zach Hanson" w:date="2026-09-11T12:26:00Z" w:initials="ZH">
    <w:p w14:paraId="02032B32" w14:textId="77777777" w:rsidR="004C3648" w:rsidRDefault="004C3648" w:rsidP="00B31AFF">
      <w:pPr>
        <w:pStyle w:val="CommentText"/>
      </w:pPr>
      <w:r>
        <w:rPr>
          <w:rStyle w:val="CommentReference"/>
        </w:rPr>
        <w:annotationRef/>
      </w:r>
      <w:r>
        <w:t>Waiting for travel demand model.</w:t>
      </w:r>
    </w:p>
  </w:comment>
  <w:comment w:id="39" w:author="Zach Hanson" w:date="2026-09-11T12:27:00Z" w:initials="ZH">
    <w:p w14:paraId="4E9CBEE2" w14:textId="77777777" w:rsidR="004C3648" w:rsidRDefault="004C3648" w:rsidP="00B31AFF">
      <w:pPr>
        <w:pStyle w:val="CommentText"/>
      </w:pPr>
      <w:r>
        <w:rPr>
          <w:rStyle w:val="CommentReference"/>
        </w:rPr>
        <w:annotationRef/>
      </w:r>
      <w:r>
        <w:t>Waiting for travel demand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32C95" w15:done="0"/>
  <w15:commentEx w15:paraId="1752306A" w15:done="0"/>
  <w15:commentEx w15:paraId="471815A5" w15:done="0"/>
  <w15:commentEx w15:paraId="02032B32" w15:done="0"/>
  <w15:commentEx w15:paraId="4E9CB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B70D6" w16cex:dateUtc="2026-08-28T19:40:00Z"/>
  <w16cex:commentExtensible w16cex:durableId="0A757E50" w16cex:dateUtc="2026-08-25T20:04:00Z"/>
  <w16cex:commentExtensible w16cex:durableId="45CFF2D9" w16cex:dateUtc="2026-07-24T19:10:00Z"/>
  <w16cex:commentExtensible w16cex:durableId="70E74FEA" w16cex:dateUtc="2026-09-11T16:26:00Z"/>
  <w16cex:commentExtensible w16cex:durableId="18F38C31" w16cex:dateUtc="2026-09-11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32C95" w16cid:durableId="6C1B70D6"/>
  <w16cid:commentId w16cid:paraId="1752306A" w16cid:durableId="0A757E50"/>
  <w16cid:commentId w16cid:paraId="471815A5" w16cid:durableId="45CFF2D9"/>
  <w16cid:commentId w16cid:paraId="02032B32" w16cid:durableId="70E74FEA"/>
  <w16cid:commentId w16cid:paraId="4E9CBEE2" w16cid:durableId="18F38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2FE6" w14:textId="77777777" w:rsidR="00AE2D89" w:rsidRDefault="00AE2D89" w:rsidP="004C3648">
      <w:pPr>
        <w:spacing w:after="0"/>
      </w:pPr>
      <w:r>
        <w:separator/>
      </w:r>
    </w:p>
  </w:endnote>
  <w:endnote w:type="continuationSeparator" w:id="0">
    <w:p w14:paraId="2969644D" w14:textId="77777777" w:rsidR="00AE2D89" w:rsidRDefault="00AE2D89" w:rsidP="004C36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8708" w14:textId="77777777" w:rsidR="00AE2D89" w:rsidRDefault="00AE2D89" w:rsidP="004C3648">
      <w:pPr>
        <w:spacing w:after="0"/>
      </w:pPr>
      <w:r>
        <w:separator/>
      </w:r>
    </w:p>
  </w:footnote>
  <w:footnote w:type="continuationSeparator" w:id="0">
    <w:p w14:paraId="03F1C5BE" w14:textId="77777777" w:rsidR="00AE2D89" w:rsidRDefault="00AE2D89" w:rsidP="004C3648">
      <w:pPr>
        <w:spacing w:after="0"/>
      </w:pPr>
      <w:r>
        <w:continuationSeparator/>
      </w:r>
    </w:p>
  </w:footnote>
  <w:footnote w:id="1">
    <w:p w14:paraId="6E53B3E6" w14:textId="77777777" w:rsidR="004C3648" w:rsidRDefault="004C3648" w:rsidP="004C3648">
      <w:pPr>
        <w:pStyle w:val="FootnoteText"/>
      </w:pPr>
      <w:r>
        <w:rPr>
          <w:rStyle w:val="FootnoteReference"/>
        </w:rPr>
        <w:footnoteRef/>
      </w:r>
      <w:r>
        <w:t xml:space="preserve"> </w:t>
      </w:r>
      <w:r w:rsidRPr="00981C0C">
        <w:rPr>
          <w:i/>
          <w:iCs/>
        </w:rPr>
        <w:t xml:space="preserve">Jonathan Schroeder, David Van Riper, Steven Manson, Grace Cooper, Zachary Krause, Tracy Kugler, and Steven Ruggles. IPUMS National Historical Geographic Information System: Version 21.0 [dataset]. Minneapolis, MN: IPUMS. 2026. </w:t>
      </w:r>
      <w:hyperlink r:id="rId1" w:history="1">
        <w:r w:rsidRPr="00981C0C">
          <w:rPr>
            <w:rStyle w:val="Hyperlink"/>
          </w:rPr>
          <w:t>http://doi.org/10.18128/D050.V21.0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B15"/>
    <w:multiLevelType w:val="hybridMultilevel"/>
    <w:tmpl w:val="5662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87A11"/>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8B2DE8"/>
    <w:multiLevelType w:val="hybridMultilevel"/>
    <w:tmpl w:val="D3F0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D04CC"/>
    <w:multiLevelType w:val="hybridMultilevel"/>
    <w:tmpl w:val="807A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137E"/>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CE42AB"/>
    <w:multiLevelType w:val="hybridMultilevel"/>
    <w:tmpl w:val="BFB8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402B2"/>
    <w:multiLevelType w:val="multilevel"/>
    <w:tmpl w:val="20C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4507"/>
    <w:multiLevelType w:val="hybridMultilevel"/>
    <w:tmpl w:val="B91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4A5EED"/>
    <w:multiLevelType w:val="hybridMultilevel"/>
    <w:tmpl w:val="EB38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B0145"/>
    <w:multiLevelType w:val="hybridMultilevel"/>
    <w:tmpl w:val="CD52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87AAD"/>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DB857A9"/>
    <w:multiLevelType w:val="hybridMultilevel"/>
    <w:tmpl w:val="4786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D343F"/>
    <w:multiLevelType w:val="hybridMultilevel"/>
    <w:tmpl w:val="3890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A63E7"/>
    <w:multiLevelType w:val="hybridMultilevel"/>
    <w:tmpl w:val="A8CA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73423"/>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7B4860"/>
    <w:multiLevelType w:val="hybridMultilevel"/>
    <w:tmpl w:val="8C3A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711AD"/>
    <w:multiLevelType w:val="multilevel"/>
    <w:tmpl w:val="B1E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30407"/>
    <w:multiLevelType w:val="hybridMultilevel"/>
    <w:tmpl w:val="42C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66291"/>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32D37444"/>
    <w:multiLevelType w:val="hybridMultilevel"/>
    <w:tmpl w:val="6B80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F5334"/>
    <w:multiLevelType w:val="hybridMultilevel"/>
    <w:tmpl w:val="828E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F0292"/>
    <w:multiLevelType w:val="hybridMultilevel"/>
    <w:tmpl w:val="89CC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50964"/>
    <w:multiLevelType w:val="hybridMultilevel"/>
    <w:tmpl w:val="EDB0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622FD"/>
    <w:multiLevelType w:val="multilevel"/>
    <w:tmpl w:val="E19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D1B5B"/>
    <w:multiLevelType w:val="multilevel"/>
    <w:tmpl w:val="E7901274"/>
    <w:lvl w:ilvl="0">
      <w:start w:val="1"/>
      <w:numFmt w:val="none"/>
      <w:lvlText w:val="A"/>
      <w:lvlJc w:val="left"/>
      <w:pPr>
        <w:ind w:left="360" w:hanging="360"/>
      </w:pPr>
      <w:rPr>
        <w:rFonts w:hint="default"/>
      </w:rPr>
    </w:lvl>
    <w:lvl w:ilvl="1">
      <w:start w:val="1"/>
      <w:numFmt w:val="none"/>
      <w:lvlText w:val="A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99A241E"/>
    <w:multiLevelType w:val="hybridMultilevel"/>
    <w:tmpl w:val="91CA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956D8"/>
    <w:multiLevelType w:val="multilevel"/>
    <w:tmpl w:val="62A489EE"/>
    <w:lvl w:ilvl="0">
      <w:start w:val="1"/>
      <w:numFmt w:val="upperLetter"/>
      <w:lvlText w:val="%1"/>
      <w:lvlJc w:val="left"/>
      <w:pPr>
        <w:ind w:left="720" w:hanging="360"/>
      </w:pPr>
      <w:rPr>
        <w:rFonts w:hint="default"/>
      </w:rPr>
    </w:lvl>
    <w:lvl w:ilvl="1">
      <w:start w:val="1"/>
      <w:numFmt w:val="decimal"/>
      <w:lvlText w:val="%1%2 "/>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 w15:restartNumberingAfterBreak="0">
    <w:nsid w:val="6F560152"/>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143758A"/>
    <w:multiLevelType w:val="hybridMultilevel"/>
    <w:tmpl w:val="048E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16DE0"/>
    <w:multiLevelType w:val="hybridMultilevel"/>
    <w:tmpl w:val="0DF6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372F28"/>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84506677">
    <w:abstractNumId w:val="5"/>
  </w:num>
  <w:num w:numId="2" w16cid:durableId="1394430464">
    <w:abstractNumId w:val="7"/>
  </w:num>
  <w:num w:numId="3" w16cid:durableId="607278638">
    <w:abstractNumId w:val="29"/>
  </w:num>
  <w:num w:numId="4" w16cid:durableId="1388141764">
    <w:abstractNumId w:val="9"/>
  </w:num>
  <w:num w:numId="5" w16cid:durableId="1405302230">
    <w:abstractNumId w:val="13"/>
  </w:num>
  <w:num w:numId="6" w16cid:durableId="77219718">
    <w:abstractNumId w:val="19"/>
  </w:num>
  <w:num w:numId="7" w16cid:durableId="1338654344">
    <w:abstractNumId w:val="23"/>
  </w:num>
  <w:num w:numId="8" w16cid:durableId="555358255">
    <w:abstractNumId w:val="2"/>
  </w:num>
  <w:num w:numId="9" w16cid:durableId="361903498">
    <w:abstractNumId w:val="11"/>
  </w:num>
  <w:num w:numId="10" w16cid:durableId="191847014">
    <w:abstractNumId w:val="17"/>
  </w:num>
  <w:num w:numId="11" w16cid:durableId="1720282563">
    <w:abstractNumId w:val="6"/>
  </w:num>
  <w:num w:numId="12" w16cid:durableId="1044524973">
    <w:abstractNumId w:val="15"/>
  </w:num>
  <w:num w:numId="13" w16cid:durableId="650793470">
    <w:abstractNumId w:val="21"/>
  </w:num>
  <w:num w:numId="14" w16cid:durableId="85078747">
    <w:abstractNumId w:val="20"/>
  </w:num>
  <w:num w:numId="15" w16cid:durableId="803231788">
    <w:abstractNumId w:val="25"/>
  </w:num>
  <w:num w:numId="16" w16cid:durableId="1194226009">
    <w:abstractNumId w:val="22"/>
  </w:num>
  <w:num w:numId="17" w16cid:durableId="17046646">
    <w:abstractNumId w:val="8"/>
  </w:num>
  <w:num w:numId="18" w16cid:durableId="2072531896">
    <w:abstractNumId w:val="0"/>
  </w:num>
  <w:num w:numId="19" w16cid:durableId="1659262306">
    <w:abstractNumId w:val="16"/>
  </w:num>
  <w:num w:numId="20" w16cid:durableId="260912941">
    <w:abstractNumId w:val="28"/>
  </w:num>
  <w:num w:numId="21" w16cid:durableId="1286622216">
    <w:abstractNumId w:val="12"/>
  </w:num>
  <w:num w:numId="22" w16cid:durableId="458573384">
    <w:abstractNumId w:val="3"/>
  </w:num>
  <w:num w:numId="23" w16cid:durableId="1501508485">
    <w:abstractNumId w:val="30"/>
  </w:num>
  <w:num w:numId="24" w16cid:durableId="602224388">
    <w:abstractNumId w:val="24"/>
  </w:num>
  <w:num w:numId="25" w16cid:durableId="1275165357">
    <w:abstractNumId w:val="4"/>
  </w:num>
  <w:num w:numId="26" w16cid:durableId="1631668061">
    <w:abstractNumId w:val="27"/>
  </w:num>
  <w:num w:numId="27" w16cid:durableId="317460717">
    <w:abstractNumId w:val="1"/>
  </w:num>
  <w:num w:numId="28" w16cid:durableId="1428623313">
    <w:abstractNumId w:val="26"/>
  </w:num>
  <w:num w:numId="29" w16cid:durableId="218789253">
    <w:abstractNumId w:val="18"/>
  </w:num>
  <w:num w:numId="30" w16cid:durableId="402487218">
    <w:abstractNumId w:val="10"/>
  </w:num>
  <w:num w:numId="31" w16cid:durableId="133433164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Hanson">
    <w15:presenceInfo w15:providerId="AD" w15:userId="S::zhanson@rkk.com::2f47b7da-74e3-40bc-b024-662f4fd059e3"/>
  </w15:person>
  <w15:person w15:author="Zakari Mumuni">
    <w15:presenceInfo w15:providerId="AD" w15:userId="S::zmumuni@craterpdc.org::e6de1fab-ba5c-4098-80dd-510b83ba6a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48"/>
    <w:rsid w:val="000A2F3B"/>
    <w:rsid w:val="00132B27"/>
    <w:rsid w:val="001A7B69"/>
    <w:rsid w:val="001D12E8"/>
    <w:rsid w:val="002B7229"/>
    <w:rsid w:val="00300880"/>
    <w:rsid w:val="003F4E2B"/>
    <w:rsid w:val="00402D96"/>
    <w:rsid w:val="0045685A"/>
    <w:rsid w:val="004C3648"/>
    <w:rsid w:val="004D1127"/>
    <w:rsid w:val="00517EA0"/>
    <w:rsid w:val="00562D93"/>
    <w:rsid w:val="00597C4E"/>
    <w:rsid w:val="005F70E4"/>
    <w:rsid w:val="0064162A"/>
    <w:rsid w:val="006E49B5"/>
    <w:rsid w:val="0071348D"/>
    <w:rsid w:val="009A606F"/>
    <w:rsid w:val="00A03A8F"/>
    <w:rsid w:val="00A42408"/>
    <w:rsid w:val="00AE2D89"/>
    <w:rsid w:val="00B41FA9"/>
    <w:rsid w:val="00B457AD"/>
    <w:rsid w:val="00B47E46"/>
    <w:rsid w:val="00C006A7"/>
    <w:rsid w:val="00CD15CC"/>
    <w:rsid w:val="00EC1790"/>
    <w:rsid w:val="00F26E85"/>
    <w:rsid w:val="00F9313C"/>
    <w:rsid w:val="00FB2685"/>
    <w:rsid w:val="00FC110F"/>
    <w:rsid w:val="00FC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AA67"/>
  <w15:chartTrackingRefBased/>
  <w15:docId w15:val="{F40E8822-5DEB-4775-B339-D70C4550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648"/>
    <w:pPr>
      <w:widowControl w:val="0"/>
      <w:autoSpaceDE w:val="0"/>
      <w:autoSpaceDN w:val="0"/>
      <w:spacing w:after="120" w:line="240" w:lineRule="auto"/>
    </w:pPr>
    <w:rPr>
      <w:rFonts w:asciiTheme="majorHAnsi" w:eastAsia="Tahoma" w:hAnsiTheme="majorHAnsi" w:cs="Tahoma"/>
      <w:kern w:val="0"/>
      <w:sz w:val="22"/>
      <w:szCs w:val="22"/>
      <w14:ligatures w14:val="none"/>
    </w:rPr>
  </w:style>
  <w:style w:type="paragraph" w:styleId="Heading1">
    <w:name w:val="heading 1"/>
    <w:basedOn w:val="Normal"/>
    <w:next w:val="Normal"/>
    <w:link w:val="Heading1Char"/>
    <w:uiPriority w:val="9"/>
    <w:qFormat/>
    <w:rsid w:val="004C364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64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FC110F"/>
    <w:pPr>
      <w:spacing w:after="0" w:line="240" w:lineRule="auto"/>
    </w:pPr>
    <w:rPr>
      <w:rFonts w:ascii="Times New Roman" w:eastAsia="Times New Roman" w:hAnsi="Times New Roman" w:cs="Times New Roman"/>
      <w:kern w:val="0"/>
      <w:sz w:val="20"/>
      <w:szCs w:val="20"/>
      <w14:ligatures w14:val="none"/>
    </w:rPr>
    <w:tblPr/>
  </w:style>
  <w:style w:type="character" w:customStyle="1" w:styleId="Heading1Char">
    <w:name w:val="Heading 1 Char"/>
    <w:basedOn w:val="DefaultParagraphFont"/>
    <w:link w:val="Heading1"/>
    <w:uiPriority w:val="9"/>
    <w:rsid w:val="004C3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3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48"/>
    <w:rPr>
      <w:rFonts w:eastAsiaTheme="majorEastAsia" w:cstheme="majorBidi"/>
      <w:color w:val="272727" w:themeColor="text1" w:themeTint="D8"/>
    </w:rPr>
  </w:style>
  <w:style w:type="paragraph" w:styleId="Title">
    <w:name w:val="Title"/>
    <w:basedOn w:val="Normal"/>
    <w:next w:val="Normal"/>
    <w:link w:val="TitleChar"/>
    <w:uiPriority w:val="10"/>
    <w:qFormat/>
    <w:rsid w:val="004C3648"/>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4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48"/>
    <w:rPr>
      <w:i/>
      <w:iCs/>
      <w:color w:val="404040" w:themeColor="text1" w:themeTint="BF"/>
    </w:rPr>
  </w:style>
  <w:style w:type="paragraph" w:styleId="ListParagraph">
    <w:name w:val="List Paragraph"/>
    <w:basedOn w:val="Normal"/>
    <w:uiPriority w:val="34"/>
    <w:qFormat/>
    <w:rsid w:val="004C3648"/>
    <w:pPr>
      <w:ind w:left="720"/>
      <w:contextualSpacing/>
    </w:pPr>
  </w:style>
  <w:style w:type="character" w:styleId="IntenseEmphasis">
    <w:name w:val="Intense Emphasis"/>
    <w:basedOn w:val="DefaultParagraphFont"/>
    <w:uiPriority w:val="21"/>
    <w:qFormat/>
    <w:rsid w:val="004C3648"/>
    <w:rPr>
      <w:i/>
      <w:iCs/>
      <w:color w:val="0F4761" w:themeColor="accent1" w:themeShade="BF"/>
    </w:rPr>
  </w:style>
  <w:style w:type="paragraph" w:styleId="IntenseQuote">
    <w:name w:val="Intense Quote"/>
    <w:basedOn w:val="Normal"/>
    <w:next w:val="Normal"/>
    <w:link w:val="IntenseQuoteChar"/>
    <w:uiPriority w:val="30"/>
    <w:qFormat/>
    <w:rsid w:val="004C3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48"/>
    <w:rPr>
      <w:i/>
      <w:iCs/>
      <w:color w:val="0F4761" w:themeColor="accent1" w:themeShade="BF"/>
    </w:rPr>
  </w:style>
  <w:style w:type="character" w:styleId="IntenseReference">
    <w:name w:val="Intense Reference"/>
    <w:basedOn w:val="DefaultParagraphFont"/>
    <w:uiPriority w:val="32"/>
    <w:qFormat/>
    <w:rsid w:val="004C3648"/>
    <w:rPr>
      <w:b/>
      <w:bCs/>
      <w:smallCaps/>
      <w:color w:val="0F4761" w:themeColor="accent1" w:themeShade="BF"/>
      <w:spacing w:val="5"/>
    </w:rPr>
  </w:style>
  <w:style w:type="paragraph" w:styleId="BodyText">
    <w:name w:val="Body Text"/>
    <w:basedOn w:val="Normal"/>
    <w:link w:val="BodyTextChar"/>
    <w:uiPriority w:val="1"/>
    <w:qFormat/>
    <w:rsid w:val="004C3648"/>
  </w:style>
  <w:style w:type="character" w:customStyle="1" w:styleId="BodyTextChar">
    <w:name w:val="Body Text Char"/>
    <w:basedOn w:val="DefaultParagraphFont"/>
    <w:link w:val="BodyText"/>
    <w:uiPriority w:val="1"/>
    <w:rsid w:val="004C3648"/>
    <w:rPr>
      <w:rFonts w:asciiTheme="majorHAnsi" w:eastAsia="Tahoma" w:hAnsiTheme="majorHAnsi" w:cs="Tahoma"/>
      <w:kern w:val="0"/>
      <w:sz w:val="22"/>
      <w:szCs w:val="22"/>
      <w14:ligatures w14:val="none"/>
    </w:rPr>
  </w:style>
  <w:style w:type="paragraph" w:styleId="Header">
    <w:name w:val="header"/>
    <w:basedOn w:val="Normal"/>
    <w:link w:val="HeaderChar"/>
    <w:uiPriority w:val="99"/>
    <w:unhideWhenUsed/>
    <w:rsid w:val="004C3648"/>
    <w:pPr>
      <w:tabs>
        <w:tab w:val="center" w:pos="4680"/>
        <w:tab w:val="right" w:pos="9360"/>
      </w:tabs>
    </w:pPr>
  </w:style>
  <w:style w:type="character" w:customStyle="1" w:styleId="HeaderChar">
    <w:name w:val="Header Char"/>
    <w:basedOn w:val="DefaultParagraphFont"/>
    <w:link w:val="Header"/>
    <w:uiPriority w:val="99"/>
    <w:rsid w:val="004C3648"/>
    <w:rPr>
      <w:rFonts w:asciiTheme="majorHAnsi" w:eastAsia="Tahoma" w:hAnsiTheme="majorHAnsi" w:cs="Tahoma"/>
      <w:kern w:val="0"/>
      <w:sz w:val="22"/>
      <w:szCs w:val="22"/>
      <w14:ligatures w14:val="none"/>
    </w:rPr>
  </w:style>
  <w:style w:type="paragraph" w:styleId="Footer">
    <w:name w:val="footer"/>
    <w:basedOn w:val="Normal"/>
    <w:link w:val="FooterChar"/>
    <w:uiPriority w:val="99"/>
    <w:unhideWhenUsed/>
    <w:rsid w:val="004C3648"/>
    <w:pPr>
      <w:tabs>
        <w:tab w:val="center" w:pos="4680"/>
        <w:tab w:val="right" w:pos="9360"/>
      </w:tabs>
    </w:pPr>
  </w:style>
  <w:style w:type="character" w:customStyle="1" w:styleId="FooterChar">
    <w:name w:val="Footer Char"/>
    <w:basedOn w:val="DefaultParagraphFont"/>
    <w:link w:val="Footer"/>
    <w:uiPriority w:val="99"/>
    <w:rsid w:val="004C3648"/>
    <w:rPr>
      <w:rFonts w:asciiTheme="majorHAnsi" w:eastAsia="Tahoma" w:hAnsiTheme="majorHAnsi" w:cs="Tahoma"/>
      <w:kern w:val="0"/>
      <w:sz w:val="22"/>
      <w:szCs w:val="22"/>
      <w14:ligatures w14:val="none"/>
    </w:rPr>
  </w:style>
  <w:style w:type="table" w:styleId="TableGrid">
    <w:name w:val="Table Grid"/>
    <w:basedOn w:val="TableNormal"/>
    <w:uiPriority w:val="39"/>
    <w:rsid w:val="004C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C36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36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C36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autoRedefine/>
    <w:uiPriority w:val="35"/>
    <w:unhideWhenUsed/>
    <w:qFormat/>
    <w:rsid w:val="004C3648"/>
    <w:pPr>
      <w:keepNext/>
      <w:spacing w:after="200"/>
    </w:pPr>
    <w:rPr>
      <w:rFonts w:asciiTheme="minorHAnsi" w:hAnsiTheme="minorHAnsi"/>
      <w:b/>
      <w:bCs/>
    </w:rPr>
  </w:style>
  <w:style w:type="paragraph" w:styleId="NoSpacing">
    <w:name w:val="No Spacing"/>
    <w:uiPriority w:val="1"/>
    <w:qFormat/>
    <w:rsid w:val="004C3648"/>
    <w:pPr>
      <w:widowControl w:val="0"/>
      <w:autoSpaceDE w:val="0"/>
      <w:autoSpaceDN w:val="0"/>
      <w:spacing w:after="0" w:line="240" w:lineRule="auto"/>
    </w:pPr>
    <w:rPr>
      <w:rFonts w:ascii="Arial" w:eastAsia="Tahoma" w:hAnsi="Arial" w:cs="Tahoma"/>
      <w:kern w:val="0"/>
      <w:sz w:val="22"/>
      <w:szCs w:val="22"/>
      <w14:ligatures w14:val="none"/>
    </w:rPr>
  </w:style>
  <w:style w:type="table" w:styleId="PlainTable1">
    <w:name w:val="Plain Table 1"/>
    <w:basedOn w:val="TableNormal"/>
    <w:uiPriority w:val="41"/>
    <w:rsid w:val="004C36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36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4C3648"/>
    <w:pPr>
      <w:spacing w:after="0"/>
    </w:pPr>
    <w:rPr>
      <w:sz w:val="20"/>
      <w:szCs w:val="20"/>
    </w:rPr>
  </w:style>
  <w:style w:type="character" w:customStyle="1" w:styleId="FootnoteTextChar">
    <w:name w:val="Footnote Text Char"/>
    <w:basedOn w:val="DefaultParagraphFont"/>
    <w:link w:val="FootnoteText"/>
    <w:uiPriority w:val="99"/>
    <w:semiHidden/>
    <w:rsid w:val="004C3648"/>
    <w:rPr>
      <w:rFonts w:asciiTheme="majorHAnsi" w:eastAsia="Tahoma" w:hAnsiTheme="majorHAnsi" w:cs="Tahoma"/>
      <w:kern w:val="0"/>
      <w:sz w:val="20"/>
      <w:szCs w:val="20"/>
      <w14:ligatures w14:val="none"/>
    </w:rPr>
  </w:style>
  <w:style w:type="character" w:styleId="FootnoteReference">
    <w:name w:val="footnote reference"/>
    <w:basedOn w:val="DefaultParagraphFont"/>
    <w:uiPriority w:val="99"/>
    <w:semiHidden/>
    <w:unhideWhenUsed/>
    <w:rsid w:val="004C3648"/>
    <w:rPr>
      <w:vertAlign w:val="superscript"/>
    </w:rPr>
  </w:style>
  <w:style w:type="character" w:styleId="CommentReference">
    <w:name w:val="annotation reference"/>
    <w:basedOn w:val="DefaultParagraphFont"/>
    <w:uiPriority w:val="99"/>
    <w:semiHidden/>
    <w:unhideWhenUsed/>
    <w:rsid w:val="004C3648"/>
    <w:rPr>
      <w:sz w:val="16"/>
      <w:szCs w:val="16"/>
    </w:rPr>
  </w:style>
  <w:style w:type="paragraph" w:styleId="CommentText">
    <w:name w:val="annotation text"/>
    <w:basedOn w:val="Normal"/>
    <w:link w:val="CommentTextChar"/>
    <w:uiPriority w:val="99"/>
    <w:unhideWhenUsed/>
    <w:rsid w:val="004C3648"/>
    <w:rPr>
      <w:sz w:val="20"/>
      <w:szCs w:val="20"/>
    </w:rPr>
  </w:style>
  <w:style w:type="character" w:customStyle="1" w:styleId="CommentTextChar">
    <w:name w:val="Comment Text Char"/>
    <w:basedOn w:val="DefaultParagraphFont"/>
    <w:link w:val="CommentText"/>
    <w:uiPriority w:val="99"/>
    <w:rsid w:val="004C3648"/>
    <w:rPr>
      <w:rFonts w:asciiTheme="majorHAnsi" w:eastAsia="Tahoma" w:hAnsiTheme="majorHAnsi" w:cs="Tahom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C3648"/>
    <w:rPr>
      <w:b/>
      <w:bCs/>
    </w:rPr>
  </w:style>
  <w:style w:type="character" w:customStyle="1" w:styleId="CommentSubjectChar">
    <w:name w:val="Comment Subject Char"/>
    <w:basedOn w:val="CommentTextChar"/>
    <w:link w:val="CommentSubject"/>
    <w:uiPriority w:val="99"/>
    <w:semiHidden/>
    <w:rsid w:val="004C3648"/>
    <w:rPr>
      <w:rFonts w:asciiTheme="majorHAnsi" w:eastAsia="Tahoma" w:hAnsiTheme="majorHAnsi" w:cs="Tahoma"/>
      <w:b/>
      <w:bCs/>
      <w:kern w:val="0"/>
      <w:sz w:val="20"/>
      <w:szCs w:val="20"/>
      <w14:ligatures w14:val="none"/>
    </w:rPr>
  </w:style>
  <w:style w:type="character" w:styleId="Hyperlink">
    <w:name w:val="Hyperlink"/>
    <w:basedOn w:val="DefaultParagraphFont"/>
    <w:uiPriority w:val="99"/>
    <w:unhideWhenUsed/>
    <w:rsid w:val="004C3648"/>
    <w:rPr>
      <w:color w:val="467886" w:themeColor="hyperlink"/>
      <w:u w:val="single"/>
    </w:rPr>
  </w:style>
  <w:style w:type="character" w:styleId="UnresolvedMention">
    <w:name w:val="Unresolved Mention"/>
    <w:basedOn w:val="DefaultParagraphFont"/>
    <w:uiPriority w:val="99"/>
    <w:semiHidden/>
    <w:unhideWhenUsed/>
    <w:rsid w:val="004C3648"/>
    <w:rPr>
      <w:color w:val="605E5C"/>
      <w:shd w:val="clear" w:color="auto" w:fill="E1DFDD"/>
    </w:rPr>
  </w:style>
  <w:style w:type="table" w:styleId="PlainTable5">
    <w:name w:val="Plain Table 5"/>
    <w:basedOn w:val="TableNormal"/>
    <w:uiPriority w:val="45"/>
    <w:rsid w:val="004C36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A03A8F"/>
    <w:pPr>
      <w:spacing w:after="0" w:line="240" w:lineRule="auto"/>
    </w:pPr>
    <w:rPr>
      <w:rFonts w:asciiTheme="majorHAnsi" w:eastAsia="Tahoma" w:hAnsiTheme="majorHAnsi" w:cs="Tahom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diagramLayout" Target="diagrams/layout2.xml"/><Relationship Id="rId39" Type="http://schemas.openxmlformats.org/officeDocument/2006/relationships/theme" Target="theme/theme1.xml"/><Relationship Id="rId21" Type="http://schemas.openxmlformats.org/officeDocument/2006/relationships/chart" Target="charts/chart2.xml"/><Relationship Id="rId34" Type="http://schemas.openxmlformats.org/officeDocument/2006/relationships/chart" Target="charts/chart6.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image" Target="media/image2.jpeg"/><Relationship Id="rId25" Type="http://schemas.openxmlformats.org/officeDocument/2006/relationships/diagramData" Target="diagrams/data2.xml"/><Relationship Id="rId33" Type="http://schemas.openxmlformats.org/officeDocument/2006/relationships/image" Target="media/image8.jpeg"/><Relationship Id="rId38"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chart" Target="charts/chart1.xml"/><Relationship Id="rId29"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chart" Target="charts/chart5.xm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chart" Target="charts/chart4.xml"/><Relationship Id="rId28" Type="http://schemas.openxmlformats.org/officeDocument/2006/relationships/diagramColors" Target="diagrams/colors2.xml"/><Relationship Id="rId36" Type="http://schemas.openxmlformats.org/officeDocument/2006/relationships/chart" Target="charts/chart8.xml"/><Relationship Id="rId10" Type="http://schemas.openxmlformats.org/officeDocument/2006/relationships/diagramQuickStyle" Target="diagrams/quickStyle1.xml"/><Relationship Id="rId19" Type="http://schemas.openxmlformats.org/officeDocument/2006/relationships/image" Target="media/image4.jpeg"/><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chart" Target="charts/chart3.xml"/><Relationship Id="rId27" Type="http://schemas.openxmlformats.org/officeDocument/2006/relationships/diagramQuickStyle" Target="diagrams/quickStyle2.xml"/><Relationship Id="rId30" Type="http://schemas.openxmlformats.org/officeDocument/2006/relationships/image" Target="media/image5.png"/><Relationship Id="rId35" Type="http://schemas.openxmlformats.org/officeDocument/2006/relationships/chart" Target="charts/chart7.xml"/><Relationship Id="rId8" Type="http://schemas.openxmlformats.org/officeDocument/2006/relationships/diagramData" Target="diagrams/data1.xm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8128/D050.V21.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zhanson\Python\Projects\NLCD\output\nlcd_change_summary_by_county_TCAMPO.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zhanson\OneDrive%20-%20RK&amp;K\Documents\ArcGIS\Projects\TCAMPO_Plan2050\Exports\Tables\commute_by_traveltime_summary.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zhanson\Python\Projects\SummarizeStreetlightODAnalysis\output\od_by_county_mpo_summary%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1-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2-749D-4E76-9091-DC891131FA47}"/>
                </c:ext>
              </c:extLst>
            </c:dLbl>
            <c:dLbl>
              <c:idx val="3"/>
              <c:tx>
                <c:rich>
                  <a:bodyPr/>
                  <a:lstStyle/>
                  <a:p>
                    <a:fld id="{34BA2808-3485-481C-8C93-27EE228064AD}" type="SERIESNAME">
                      <a:rPr lang="en-US" b="1"/>
                      <a:pPr/>
                      <a:t>[SERIES NAME]</a:t>
                    </a:fld>
                    <a:r>
                      <a:rPr lang="en-US"/>
                      <a:t> </a:t>
                    </a:r>
                  </a:p>
                  <a:p>
                    <a:fld id="{D7B3EB29-FB6A-490A-939D-7F8724F303BD}"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Sheet1!$F$8:$I$8</c:f>
              <c:numCache>
                <c:formatCode>0.0%</c:formatCode>
                <c:ptCount val="4"/>
                <c:pt idx="0" formatCode="0.00%">
                  <c:v>0</c:v>
                </c:pt>
                <c:pt idx="1">
                  <c:v>5.3425611689909155E-2</c:v>
                </c:pt>
                <c:pt idx="2">
                  <c:v>0.14308579219585932</c:v>
                </c:pt>
                <c:pt idx="3">
                  <c:v>0.24427582731893829</c:v>
                </c:pt>
              </c:numCache>
            </c:numRef>
          </c:val>
          <c:smooth val="0"/>
          <c:extLst>
            <c:ext xmlns:c16="http://schemas.microsoft.com/office/drawing/2014/chart" uri="{C3380CC4-5D6E-409C-BE32-E72D297353CC}">
              <c16:uniqueId val="{00000004-749D-4E76-9091-DC891131FA47}"/>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a:lstStyle/>
                  <a:p>
                    <a:fld id="{151C54E0-C393-4DC2-9191-596DDF597AEF}" type="SERIESNAME">
                      <a:rPr lang="en-US" b="1"/>
                      <a:pPr/>
                      <a:t>[SERIES NAME]</a:t>
                    </a:fld>
                    <a:endParaRPr lang="en-US" b="1"/>
                  </a:p>
                  <a:p>
                    <a:fld id="{DE98B7E5-A347-4E82-A0CD-6DFE39FF1796}"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Sheet1!$F$9:$I$9</c:f>
              <c:numCache>
                <c:formatCode>0.0%</c:formatCode>
                <c:ptCount val="4"/>
                <c:pt idx="0" formatCode="0.00%">
                  <c:v>0</c:v>
                </c:pt>
                <c:pt idx="1">
                  <c:v>0.14402867912281786</c:v>
                </c:pt>
                <c:pt idx="2">
                  <c:v>0.29312446443215345</c:v>
                </c:pt>
                <c:pt idx="3">
                  <c:v>0.39500462071210363</c:v>
                </c:pt>
              </c:numCache>
            </c:numRef>
          </c:val>
          <c:smooth val="0"/>
          <c:extLst>
            <c:ext xmlns:c16="http://schemas.microsoft.com/office/drawing/2014/chart" uri="{C3380CC4-5D6E-409C-BE32-E72D297353CC}">
              <c16:uniqueId val="{00000006-749D-4E76-9091-DC891131FA47}"/>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7-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8-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9-749D-4E76-9091-DC891131FA47}"/>
                </c:ext>
              </c:extLst>
            </c:dLbl>
            <c:dLbl>
              <c:idx val="3"/>
              <c:tx>
                <c:rich>
                  <a:bodyPr/>
                  <a:lstStyle/>
                  <a:p>
                    <a:fld id="{E2ECEC91-268A-4261-A5A5-73BBABDF7081}" type="SERIESNAME">
                      <a:rPr lang="en-US" b="1"/>
                      <a:pPr/>
                      <a:t>[SERIES NAME]</a:t>
                    </a:fld>
                    <a:endParaRPr lang="en-US" b="1"/>
                  </a:p>
                  <a:p>
                    <a:fld id="{77C57F8C-0AA5-44B6-8F44-99B1D368142E}" type="VALUE">
                      <a:rPr lang="en-US"/>
                      <a:pPr/>
                      <a:t>[VALUE]</a:t>
                    </a:fld>
                    <a:endParaRPr lang="en-US"/>
                  </a:p>
                </c:rich>
              </c:tx>
              <c:dLblPos val="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dLblPos val="b"/>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Sheet1!$F$10:$I$10</c:f>
              <c:numCache>
                <c:formatCode>0.0%</c:formatCode>
                <c:ptCount val="4"/>
                <c:pt idx="0" formatCode="0.00%">
                  <c:v>0</c:v>
                </c:pt>
                <c:pt idx="1">
                  <c:v>0.1315268775035722</c:v>
                </c:pt>
                <c:pt idx="2">
                  <c:v>0.24138834649318486</c:v>
                </c:pt>
                <c:pt idx="3">
                  <c:v>0.33267440090727723</c:v>
                </c:pt>
              </c:numCache>
            </c:numRef>
          </c:val>
          <c:smooth val="0"/>
          <c:extLst>
            <c:ext xmlns:c16="http://schemas.microsoft.com/office/drawing/2014/chart" uri="{C3380CC4-5D6E-409C-BE32-E72D297353CC}">
              <c16:uniqueId val="{0000000B-749D-4E76-9091-DC891131FA4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Sheet1!$F$2:$I$2</c15:sqref>
                        </c15:formulaRef>
                      </c:ext>
                    </c:extLst>
                    <c:numCache>
                      <c:formatCode>0.0%</c:formatCode>
                      <c:ptCount val="4"/>
                      <c:pt idx="0" formatCode="0.00%">
                        <c:v>0</c:v>
                      </c:pt>
                      <c:pt idx="1">
                        <c:v>0.24209099126242845</c:v>
                      </c:pt>
                      <c:pt idx="2">
                        <c:v>0.53822687556492921</c:v>
                      </c:pt>
                      <c:pt idx="3">
                        <c:v>0.69264085567942146</c:v>
                      </c:pt>
                    </c:numCache>
                  </c:numRef>
                </c:val>
                <c:smooth val="0"/>
                <c:extLst>
                  <c:ext xmlns:c16="http://schemas.microsoft.com/office/drawing/2014/chart" uri="{C3380CC4-5D6E-409C-BE32-E72D297353CC}">
                    <c16:uniqueId val="{0000000C-749D-4E76-9091-DC891131FA47}"/>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Sheet1!$F$3:$I$3</c15:sqref>
                        </c15:formulaRef>
                      </c:ext>
                    </c:extLst>
                    <c:numCache>
                      <c:formatCode>0.0%</c:formatCode>
                      <c:ptCount val="4"/>
                      <c:pt idx="0" formatCode="0.00%">
                        <c:v>0</c:v>
                      </c:pt>
                      <c:pt idx="1">
                        <c:v>0.33964207544740571</c:v>
                      </c:pt>
                      <c:pt idx="2">
                        <c:v>0.56122054847431446</c:v>
                      </c:pt>
                      <c:pt idx="3">
                        <c:v>0.583365520793099</c:v>
                      </c:pt>
                    </c:numCache>
                  </c:numRef>
                </c:val>
                <c:smooth val="0"/>
                <c:extLst xmlns:c15="http://schemas.microsoft.com/office/drawing/2012/chart">
                  <c:ext xmlns:c16="http://schemas.microsoft.com/office/drawing/2014/chart" uri="{C3380CC4-5D6E-409C-BE32-E72D297353CC}">
                    <c16:uniqueId val="{0000000D-749D-4E76-9091-DC891131FA47}"/>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circle"/>
                  <c:size val="4"/>
                  <c:spPr>
                    <a:solidFill>
                      <a:schemeClr val="accent3"/>
                    </a:solidFill>
                    <a:ln w="9525" cap="flat" cmpd="sng" algn="ctr">
                      <a:solidFill>
                        <a:schemeClr val="accent3"/>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Sheet1!$F$4:$I$4</c15:sqref>
                        </c15:formulaRef>
                      </c:ext>
                    </c:extLst>
                    <c:numCache>
                      <c:formatCode>0.0%</c:formatCode>
                      <c:ptCount val="4"/>
                      <c:pt idx="0" formatCode="0.00%">
                        <c:v>0</c:v>
                      </c:pt>
                      <c:pt idx="1">
                        <c:v>0.11713741119390053</c:v>
                      </c:pt>
                      <c:pt idx="2">
                        <c:v>0.2507797608733322</c:v>
                      </c:pt>
                      <c:pt idx="3">
                        <c:v>0.56030150753768848</c:v>
                      </c:pt>
                    </c:numCache>
                  </c:numRef>
                </c:val>
                <c:smooth val="0"/>
                <c:extLst xmlns:c15="http://schemas.microsoft.com/office/drawing/2012/chart">
                  <c:ext xmlns:c16="http://schemas.microsoft.com/office/drawing/2014/chart" uri="{C3380CC4-5D6E-409C-BE32-E72D297353CC}">
                    <c16:uniqueId val="{0000000E-749D-4E76-9091-DC891131FA47}"/>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circle"/>
                  <c:size val="4"/>
                  <c:spPr>
                    <a:solidFill>
                      <a:schemeClr val="accent4"/>
                    </a:solidFill>
                    <a:ln w="9525" cap="flat" cmpd="sng" algn="ctr">
                      <a:solidFill>
                        <a:schemeClr val="accent4"/>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Sheet1!$F$5:$I$5</c15:sqref>
                        </c15:formulaRef>
                      </c:ext>
                    </c:extLst>
                    <c:numCache>
                      <c:formatCode>0.0%</c:formatCode>
                      <c:ptCount val="4"/>
                      <c:pt idx="0" formatCode="0.00%">
                        <c:v>0</c:v>
                      </c:pt>
                      <c:pt idx="1">
                        <c:v>5.1855079681274903E-2</c:v>
                      </c:pt>
                      <c:pt idx="2">
                        <c:v>8.385209163346613E-2</c:v>
                      </c:pt>
                      <c:pt idx="3">
                        <c:v>0.13110059760956175</c:v>
                      </c:pt>
                    </c:numCache>
                  </c:numRef>
                </c:val>
                <c:smooth val="0"/>
                <c:extLst xmlns:c15="http://schemas.microsoft.com/office/drawing/2012/chart">
                  <c:ext xmlns:c16="http://schemas.microsoft.com/office/drawing/2014/chart" uri="{C3380CC4-5D6E-409C-BE32-E72D297353CC}">
                    <c16:uniqueId val="{0000000F-749D-4E76-9091-DC891131FA47}"/>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circle"/>
                  <c:size val="4"/>
                  <c:spPr>
                    <a:solidFill>
                      <a:schemeClr val="accent5"/>
                    </a:solidFill>
                    <a:ln w="9525" cap="flat" cmpd="sng" algn="ctr">
                      <a:solidFill>
                        <a:schemeClr val="accent5"/>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Sheet1!$F$6:$I$6</c15:sqref>
                        </c15:formulaRef>
                      </c:ext>
                    </c:extLst>
                    <c:numCache>
                      <c:formatCode>0.0%</c:formatCode>
                      <c:ptCount val="4"/>
                      <c:pt idx="0" formatCode="0.00%">
                        <c:v>0</c:v>
                      </c:pt>
                      <c:pt idx="1">
                        <c:v>-3.2336262499458895E-2</c:v>
                      </c:pt>
                      <c:pt idx="2">
                        <c:v>-2.2076966365092422E-2</c:v>
                      </c:pt>
                      <c:pt idx="3">
                        <c:v>-2.9435955153456561E-3</c:v>
                      </c:pt>
                    </c:numCache>
                  </c:numRef>
                </c:val>
                <c:smooth val="0"/>
                <c:extLst xmlns:c15="http://schemas.microsoft.com/office/drawing/2012/chart">
                  <c:ext xmlns:c16="http://schemas.microsoft.com/office/drawing/2014/chart" uri="{C3380CC4-5D6E-409C-BE32-E72D297353CC}">
                    <c16:uniqueId val="{00000010-749D-4E76-9091-DC891131FA47}"/>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circle"/>
                  <c:size val="4"/>
                  <c:spPr>
                    <a:solidFill>
                      <a:schemeClr val="accent6"/>
                    </a:solidFill>
                    <a:ln w="9525" cap="flat" cmpd="sng" algn="ctr">
                      <a:solidFill>
                        <a:schemeClr val="accent6"/>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Sheet1!$F$7:$I$7</c15:sqref>
                        </c15:formulaRef>
                      </c:ext>
                    </c:extLst>
                    <c:numCache>
                      <c:formatCode>0.0%</c:formatCode>
                      <c:ptCount val="4"/>
                      <c:pt idx="0" formatCode="0.00%">
                        <c:v>0</c:v>
                      </c:pt>
                      <c:pt idx="1">
                        <c:v>-0.12103371020684625</c:v>
                      </c:pt>
                      <c:pt idx="2">
                        <c:v>-0.15542124732975565</c:v>
                      </c:pt>
                      <c:pt idx="3">
                        <c:v>-0.12838013859219508</c:v>
                      </c:pt>
                    </c:numCache>
                  </c:numRef>
                </c:val>
                <c:smooth val="0"/>
                <c:extLst xmlns:c15="http://schemas.microsoft.com/office/drawing/2012/chart">
                  <c:ext xmlns:c16="http://schemas.microsoft.com/office/drawing/2014/chart" uri="{C3380CC4-5D6E-409C-BE32-E72D297353CC}">
                    <c16:uniqueId val="{00000011-749D-4E76-9091-DC891131FA47}"/>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POP</a:t>
                </a:r>
                <a:r>
                  <a:rPr lang="en-US" baseline="0"/>
                  <a:t>ulation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j-lt"/>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Sheet1!$J$2:$J$7</c:f>
              <c:numCache>
                <c:formatCode>0.0%</c:formatCode>
                <c:ptCount val="6"/>
                <c:pt idx="0">
                  <c:v>0.24209099126242845</c:v>
                </c:pt>
                <c:pt idx="1">
                  <c:v>0.33964207544740571</c:v>
                </c:pt>
                <c:pt idx="2">
                  <c:v>0.11713741119390053</c:v>
                </c:pt>
                <c:pt idx="3">
                  <c:v>5.1855079681274903E-2</c:v>
                </c:pt>
                <c:pt idx="4">
                  <c:v>-3.2336262499458895E-2</c:v>
                </c:pt>
                <c:pt idx="5">
                  <c:v>-0.12103371020684625</c:v>
                </c:pt>
              </c:numCache>
              <c:extLst/>
            </c:numRef>
          </c:val>
          <c:extLst>
            <c:ext xmlns:c16="http://schemas.microsoft.com/office/drawing/2014/chart" uri="{C3380CC4-5D6E-409C-BE32-E72D297353CC}">
              <c16:uniqueId val="{00000000-A365-4CF8-973D-35DD3AB28304}"/>
            </c:ext>
          </c:extLst>
        </c:ser>
        <c:ser>
          <c:idx val="1"/>
          <c:order val="1"/>
          <c:tx>
            <c:strRef>
              <c:f>Sheet1!$K$1</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Sheet1!$K$2:$K$7</c:f>
              <c:numCache>
                <c:formatCode>0.0%</c:formatCode>
                <c:ptCount val="6"/>
                <c:pt idx="0">
                  <c:v>0.23841722255912676</c:v>
                </c:pt>
                <c:pt idx="1">
                  <c:v>0.16540124939932724</c:v>
                </c:pt>
                <c:pt idx="2">
                  <c:v>0.11962928493873119</c:v>
                </c:pt>
                <c:pt idx="3">
                  <c:v>3.0419601112623543E-2</c:v>
                </c:pt>
                <c:pt idx="4">
                  <c:v>1.0602129372819182E-2</c:v>
                </c:pt>
                <c:pt idx="5">
                  <c:v>-3.9122703023117961E-2</c:v>
                </c:pt>
              </c:numCache>
              <c:extLst/>
            </c:numRef>
          </c:val>
          <c:extLst>
            <c:ext xmlns:c16="http://schemas.microsoft.com/office/drawing/2014/chart" uri="{C3380CC4-5D6E-409C-BE32-E72D297353CC}">
              <c16:uniqueId val="{00000001-A365-4CF8-973D-35DD3AB28304}"/>
            </c:ext>
          </c:extLst>
        </c:ser>
        <c:ser>
          <c:idx val="2"/>
          <c:order val="2"/>
          <c:tx>
            <c:strRef>
              <c:f>Sheet1!$L$1</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Sheet1!$L$2:$L$7</c:f>
              <c:numCache>
                <c:formatCode>0.0%</c:formatCode>
                <c:ptCount val="6"/>
                <c:pt idx="0">
                  <c:v>0.10038439879538721</c:v>
                </c:pt>
                <c:pt idx="1">
                  <c:v>1.4184397163120567E-2</c:v>
                </c:pt>
                <c:pt idx="2">
                  <c:v>0.24746302774218126</c:v>
                </c:pt>
                <c:pt idx="3">
                  <c:v>4.3593130779392336E-2</c:v>
                </c:pt>
                <c:pt idx="4">
                  <c:v>1.9565313620468327E-2</c:v>
                </c:pt>
                <c:pt idx="5">
                  <c:v>3.201727328809377E-2</c:v>
                </c:pt>
              </c:numCache>
              <c:extLst/>
            </c:numRef>
          </c:val>
          <c:extLst>
            <c:ext xmlns:c16="http://schemas.microsoft.com/office/drawing/2014/chart" uri="{C3380CC4-5D6E-409C-BE32-E72D297353CC}">
              <c16:uniqueId val="{00000002-A365-4CF8-973D-35DD3AB28304}"/>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99C223C6-556A-4E68-BFD7-D8E4C7E6347E}" type="SERIESNAME">
                      <a:rPr lang="en-US" b="1"/>
                      <a:pPr algn="l">
                        <a:defRPr/>
                      </a:pPr>
                      <a:t>[SERIES NAME]</a:t>
                    </a:fld>
                    <a:endParaRPr lang="en-US" b="1" baseline="0"/>
                  </a:p>
                  <a:p>
                    <a:pPr algn="l">
                      <a:defRPr/>
                    </a:pPr>
                    <a:fld id="{56215F61-0C69-49FF-9D6D-405E9435984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Sheet1!$F$20:$I$20</c:f>
              <c:numCache>
                <c:formatCode>0.0%</c:formatCode>
                <c:ptCount val="4"/>
                <c:pt idx="0" formatCode="0.00%">
                  <c:v>0</c:v>
                </c:pt>
                <c:pt idx="1">
                  <c:v>9.6344626023957519E-2</c:v>
                </c:pt>
                <c:pt idx="2">
                  <c:v>0.1746593668958136</c:v>
                </c:pt>
                <c:pt idx="3">
                  <c:v>0.2835384678714033</c:v>
                </c:pt>
              </c:numCache>
            </c:numRef>
          </c:val>
          <c:smooth val="0"/>
          <c:extLst>
            <c:ext xmlns:c16="http://schemas.microsoft.com/office/drawing/2014/chart" uri="{C3380CC4-5D6E-409C-BE32-E72D297353CC}">
              <c16:uniqueId val="{00000001-1B47-4923-92C0-5873CB0AAB5F}"/>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7C70BAD3-4984-4D09-9BC2-864D16596DB2}" type="SERIESNAME">
                      <a:rPr lang="en-US" b="1"/>
                      <a:pPr algn="l">
                        <a:defRPr/>
                      </a:pPr>
                      <a:t>[SERIES NAME]</a:t>
                    </a:fld>
                    <a:endParaRPr lang="en-US" b="1" baseline="0"/>
                  </a:p>
                  <a:p>
                    <a:pPr algn="l">
                      <a:defRPr/>
                    </a:pPr>
                    <a:fld id="{B8D4AAF1-28C5-4760-A69C-AFBEE36D1E2E}"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Sheet1!$F$21:$I$21</c:f>
              <c:numCache>
                <c:formatCode>0.0%</c:formatCode>
                <c:ptCount val="4"/>
                <c:pt idx="0" formatCode="0.00%">
                  <c:v>0</c:v>
                </c:pt>
                <c:pt idx="1">
                  <c:v>0.17773700492619435</c:v>
                </c:pt>
                <c:pt idx="2">
                  <c:v>0.3334575426624139</c:v>
                </c:pt>
                <c:pt idx="3">
                  <c:v>0.44915547837317776</c:v>
                </c:pt>
              </c:numCache>
            </c:numRef>
          </c:val>
          <c:smooth val="0"/>
          <c:extLst>
            <c:ext xmlns:c16="http://schemas.microsoft.com/office/drawing/2014/chart" uri="{C3380CC4-5D6E-409C-BE32-E72D297353CC}">
              <c16:uniqueId val="{00000003-1B47-4923-92C0-5873CB0AAB5F}"/>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EAF7573-35B7-47F4-997F-E44223DC86F4}" type="SERIESNAME">
                      <a:rPr lang="en-US" b="1"/>
                      <a:pPr algn="l">
                        <a:defRPr/>
                      </a:pPr>
                      <a:t>[SERIES NAME]</a:t>
                    </a:fld>
                    <a:endParaRPr lang="en-US" b="1" baseline="0"/>
                  </a:p>
                  <a:p>
                    <a:pPr algn="l">
                      <a:defRPr/>
                    </a:pPr>
                    <a:fld id="{045A5738-EEF3-4D93-A984-D7FFB36C021C}"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Sheet1!$F$22:$I$22</c:f>
              <c:numCache>
                <c:formatCode>0.0%</c:formatCode>
                <c:ptCount val="4"/>
                <c:pt idx="0" formatCode="0.00%">
                  <c:v>0</c:v>
                </c:pt>
                <c:pt idx="1">
                  <c:v>0.14717859915793169</c:v>
                </c:pt>
                <c:pt idx="2">
                  <c:v>0.26938096461879679</c:v>
                </c:pt>
                <c:pt idx="3">
                  <c:v>0.37924037229542407</c:v>
                </c:pt>
              </c:numCache>
            </c:numRef>
          </c:val>
          <c:smooth val="0"/>
          <c:extLst>
            <c:ext xmlns:c16="http://schemas.microsoft.com/office/drawing/2014/chart" uri="{C3380CC4-5D6E-409C-BE32-E72D297353CC}">
              <c16:uniqueId val="{00000005-1B47-4923-92C0-5873CB0AAB5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none"/>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Sheet1!$F$14:$I$14</c15:sqref>
                        </c15:formulaRef>
                      </c:ext>
                    </c:extLst>
                    <c:numCache>
                      <c:formatCode>0.0%</c:formatCode>
                      <c:ptCount val="4"/>
                      <c:pt idx="0" formatCode="0.00%">
                        <c:v>0</c:v>
                      </c:pt>
                      <c:pt idx="1">
                        <c:v>0.2901513440252993</c:v>
                      </c:pt>
                      <c:pt idx="2">
                        <c:v>0.56245764626157668</c:v>
                      </c:pt>
                      <c:pt idx="3">
                        <c:v>0.74034334763948495</c:v>
                      </c:pt>
                    </c:numCache>
                  </c:numRef>
                </c:val>
                <c:smooth val="0"/>
                <c:extLst>
                  <c:ext xmlns:c16="http://schemas.microsoft.com/office/drawing/2014/chart" uri="{C3380CC4-5D6E-409C-BE32-E72D297353CC}">
                    <c16:uniqueId val="{00000006-1B47-4923-92C0-5873CB0AAB5F}"/>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Sheet1!$F$15:$I$15</c15:sqref>
                        </c15:formulaRef>
                      </c:ext>
                    </c:extLst>
                    <c:numCache>
                      <c:formatCode>0.0%</c:formatCode>
                      <c:ptCount val="4"/>
                      <c:pt idx="0" formatCode="0.00%">
                        <c:v>0</c:v>
                      </c:pt>
                      <c:pt idx="1">
                        <c:v>0.28155339805825241</c:v>
                      </c:pt>
                      <c:pt idx="2">
                        <c:v>0.49479889042995839</c:v>
                      </c:pt>
                      <c:pt idx="3">
                        <c:v>0.60957004160887651</c:v>
                      </c:pt>
                    </c:numCache>
                  </c:numRef>
                </c:val>
                <c:smooth val="0"/>
                <c:extLst xmlns:c15="http://schemas.microsoft.com/office/drawing/2012/chart">
                  <c:ext xmlns:c16="http://schemas.microsoft.com/office/drawing/2014/chart" uri="{C3380CC4-5D6E-409C-BE32-E72D297353CC}">
                    <c16:uniqueId val="{00000007-1B47-4923-92C0-5873CB0AAB5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8-1B47-4923-92C0-5873CB0AAB5F}"/>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9-1B47-4923-92C0-5873CB0AAB5F}"/>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Sheet1!$F$18:$I$18</c15:sqref>
                        </c15:formulaRef>
                      </c:ext>
                    </c:extLst>
                    <c:numCache>
                      <c:formatCode>0.0%</c:formatCode>
                      <c:ptCount val="4"/>
                      <c:pt idx="0" formatCode="0.00%">
                        <c:v>0</c:v>
                      </c:pt>
                      <c:pt idx="1">
                        <c:v>4.5484801420013314E-3</c:v>
                      </c:pt>
                      <c:pt idx="2">
                        <c:v>1.275793210561349E-2</c:v>
                      </c:pt>
                      <c:pt idx="3">
                        <c:v>4.2045706678500112E-2</c:v>
                      </c:pt>
                    </c:numCache>
                  </c:numRef>
                </c:val>
                <c:smooth val="0"/>
                <c:extLst xmlns:c15="http://schemas.microsoft.com/office/drawing/2012/chart">
                  <c:ext xmlns:c16="http://schemas.microsoft.com/office/drawing/2014/chart" uri="{C3380CC4-5D6E-409C-BE32-E72D297353CC}">
                    <c16:uniqueId val="{0000000A-1B47-4923-92C0-5873CB0AAB5F}"/>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Sheet1!$F$19:$I$19</c15:sqref>
                        </c15:formulaRef>
                      </c:ext>
                    </c:extLst>
                    <c:numCache>
                      <c:formatCode>0.0%</c:formatCode>
                      <c:ptCount val="4"/>
                      <c:pt idx="0" formatCode="0.00%">
                        <c:v>0</c:v>
                      </c:pt>
                      <c:pt idx="1">
                        <c:v>-6.3204344874405974E-2</c:v>
                      </c:pt>
                      <c:pt idx="2">
                        <c:v>-7.4405974202308212E-2</c:v>
                      </c:pt>
                      <c:pt idx="3">
                        <c:v>4.4263408010862183E-2</c:v>
                      </c:pt>
                    </c:numCache>
                  </c:numRef>
                </c:val>
                <c:smooth val="0"/>
                <c:extLst xmlns:c15="http://schemas.microsoft.com/office/drawing/2012/chart">
                  <c:ext xmlns:c16="http://schemas.microsoft.com/office/drawing/2014/chart" uri="{C3380CC4-5D6E-409C-BE32-E72D297353CC}">
                    <c16:uniqueId val="{0000000B-1B47-4923-92C0-5873CB0AAB5F}"/>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household</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Sheet1!$J$13</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4"/>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0-8C42-4055-B3FD-0E349063DB1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Sheet1!$J$14:$J$19</c:f>
              <c:numCache>
                <c:formatCode>0.0%</c:formatCode>
                <c:ptCount val="6"/>
                <c:pt idx="0">
                  <c:v>0.2901513440252993</c:v>
                </c:pt>
                <c:pt idx="1">
                  <c:v>0.28155339805825241</c:v>
                </c:pt>
                <c:pt idx="2">
                  <c:v>0.22637590861889928</c:v>
                </c:pt>
                <c:pt idx="3">
                  <c:v>0.10435329247210436</c:v>
                </c:pt>
                <c:pt idx="4">
                  <c:v>4.5484801420013314E-3</c:v>
                </c:pt>
                <c:pt idx="5">
                  <c:v>-6.3204344874405974E-2</c:v>
                </c:pt>
              </c:numCache>
              <c:extLst/>
            </c:numRef>
          </c:val>
          <c:extLst>
            <c:ext xmlns:c16="http://schemas.microsoft.com/office/drawing/2014/chart" uri="{C3380CC4-5D6E-409C-BE32-E72D297353CC}">
              <c16:uniqueId val="{00000001-8C42-4055-B3FD-0E349063DB1C}"/>
            </c:ext>
          </c:extLst>
        </c:ser>
        <c:ser>
          <c:idx val="1"/>
          <c:order val="1"/>
          <c:tx>
            <c:strRef>
              <c:f>Sheet1!$K$13</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Sheet1!$K$14:$K$19</c:f>
              <c:numCache>
                <c:formatCode>0.0%</c:formatCode>
                <c:ptCount val="6"/>
                <c:pt idx="0">
                  <c:v>0.21106539437976013</c:v>
                </c:pt>
                <c:pt idx="1">
                  <c:v>0.1663961038961039</c:v>
                </c:pt>
                <c:pt idx="2">
                  <c:v>7.5238901657191243E-2</c:v>
                </c:pt>
                <c:pt idx="3">
                  <c:v>3.5292443432474743E-2</c:v>
                </c:pt>
                <c:pt idx="4">
                  <c:v>8.1722805080066269E-3</c:v>
                </c:pt>
                <c:pt idx="5">
                  <c:v>-1.195738821653743E-2</c:v>
                </c:pt>
              </c:numCache>
              <c:extLst/>
            </c:numRef>
          </c:val>
          <c:extLst>
            <c:ext xmlns:c16="http://schemas.microsoft.com/office/drawing/2014/chart" uri="{C3380CC4-5D6E-409C-BE32-E72D297353CC}">
              <c16:uniqueId val="{00000002-8C42-4055-B3FD-0E349063DB1C}"/>
            </c:ext>
          </c:extLst>
        </c:ser>
        <c:ser>
          <c:idx val="2"/>
          <c:order val="2"/>
          <c:tx>
            <c:strRef>
              <c:f>Sheet1!$L$13</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Sheet1!$L$14:$L$19</c:f>
              <c:numCache>
                <c:formatCode>0.0%</c:formatCode>
                <c:ptCount val="6"/>
                <c:pt idx="0">
                  <c:v>0.11384993494289432</c:v>
                </c:pt>
                <c:pt idx="1">
                  <c:v>7.6780329389932733E-2</c:v>
                </c:pt>
                <c:pt idx="2">
                  <c:v>0.11407357408032399</c:v>
                </c:pt>
                <c:pt idx="3">
                  <c:v>4.9209621993127145E-2</c:v>
                </c:pt>
                <c:pt idx="4">
                  <c:v>2.8918830101873152E-2</c:v>
                </c:pt>
                <c:pt idx="5">
                  <c:v>0.12820888954085374</c:v>
                </c:pt>
              </c:numCache>
              <c:extLst/>
            </c:numRef>
          </c:val>
          <c:extLst>
            <c:ext xmlns:c16="http://schemas.microsoft.com/office/drawing/2014/chart" uri="{C3380CC4-5D6E-409C-BE32-E72D297353CC}">
              <c16:uniqueId val="{00000003-8C42-4055-B3FD-0E349063DB1C}"/>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no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0"/>
          <c:tx>
            <c:strRef>
              <c:f>Sheet1!$A$44</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6390-489F-B53A-54F1E481ED51}"/>
                </c:ext>
              </c:extLst>
            </c:dLbl>
            <c:dLbl>
              <c:idx val="1"/>
              <c:delete val="1"/>
              <c:extLst>
                <c:ext xmlns:c15="http://schemas.microsoft.com/office/drawing/2012/chart" uri="{CE6537A1-D6FC-4f65-9D91-7224C49458BB}"/>
                <c:ext xmlns:c16="http://schemas.microsoft.com/office/drawing/2014/chart" uri="{C3380CC4-5D6E-409C-BE32-E72D297353CC}">
                  <c16:uniqueId val="{00000001-6390-489F-B53A-54F1E481ED51}"/>
                </c:ext>
              </c:extLst>
            </c:dLbl>
            <c:dLbl>
              <c:idx val="2"/>
              <c:delete val="1"/>
              <c:extLst>
                <c:ext xmlns:c15="http://schemas.microsoft.com/office/drawing/2012/chart" uri="{CE6537A1-D6FC-4f65-9D91-7224C49458BB}"/>
                <c:ext xmlns:c16="http://schemas.microsoft.com/office/drawing/2014/chart" uri="{C3380CC4-5D6E-409C-BE32-E72D297353CC}">
                  <c16:uniqueId val="{00000002-6390-489F-B53A-54F1E481ED51}"/>
                </c:ext>
              </c:extLst>
            </c:dLbl>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484ECFCE-AAB3-4E5F-97C0-05A4B011CE66}" type="SERIESNAME">
                      <a:rPr lang="en-US" b="1"/>
                      <a:pPr algn="l">
                        <a:defRPr/>
                      </a:pPr>
                      <a:t>[SERIES NAME]</a:t>
                    </a:fld>
                    <a:endParaRPr lang="en-US" b="1" baseline="0"/>
                  </a:p>
                  <a:p>
                    <a:pPr algn="l">
                      <a:defRPr/>
                    </a:pPr>
                    <a:fld id="{6DC3B893-2906-44B5-8109-162E071EA83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Sheet1!$F$44:$I$44</c:f>
              <c:numCache>
                <c:formatCode>0.0%</c:formatCode>
                <c:ptCount val="4"/>
                <c:pt idx="0" formatCode="0.00%">
                  <c:v>0</c:v>
                </c:pt>
                <c:pt idx="1">
                  <c:v>0.29410870208968609</c:v>
                </c:pt>
                <c:pt idx="2">
                  <c:v>0.33181268857995783</c:v>
                </c:pt>
                <c:pt idx="3">
                  <c:v>0.47266440970971696</c:v>
                </c:pt>
              </c:numCache>
            </c:numRef>
          </c:val>
          <c:smooth val="0"/>
          <c:extLst>
            <c:ext xmlns:c16="http://schemas.microsoft.com/office/drawing/2014/chart" uri="{C3380CC4-5D6E-409C-BE32-E72D297353CC}">
              <c16:uniqueId val="{00000004-6390-489F-B53A-54F1E481ED51}"/>
            </c:ext>
          </c:extLst>
        </c:ser>
        <c:ser>
          <c:idx val="7"/>
          <c:order val="1"/>
          <c:tx>
            <c:strRef>
              <c:f>Sheet1!$A$45</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7266252-5425-4A8D-9E0A-7B9D9240C62F}" type="SERIESNAME">
                      <a:rPr lang="en-US" b="1"/>
                      <a:pPr algn="l">
                        <a:defRPr/>
                      </a:pPr>
                      <a:t>[SERIES NAME]</a:t>
                    </a:fld>
                    <a:endParaRPr lang="en-US" b="1" baseline="0"/>
                  </a:p>
                  <a:p>
                    <a:pPr algn="l">
                      <a:defRPr/>
                    </a:pPr>
                    <a:fld id="{3FB7E39C-2D45-4217-B104-3574D5F44918}"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Sheet1!$F$45:$I$45</c:f>
              <c:numCache>
                <c:formatCode>0.0%</c:formatCode>
                <c:ptCount val="4"/>
                <c:pt idx="0" formatCode="0.00%">
                  <c:v>0</c:v>
                </c:pt>
                <c:pt idx="1">
                  <c:v>0.21118966933444172</c:v>
                </c:pt>
                <c:pt idx="2">
                  <c:v>0.25000742226765121</c:v>
                </c:pt>
                <c:pt idx="3">
                  <c:v>0.32318249871700799</c:v>
                </c:pt>
              </c:numCache>
            </c:numRef>
          </c:val>
          <c:smooth val="0"/>
          <c:extLst>
            <c:ext xmlns:c16="http://schemas.microsoft.com/office/drawing/2014/chart" uri="{C3380CC4-5D6E-409C-BE32-E72D297353CC}">
              <c16:uniqueId val="{00000006-6390-489F-B53A-54F1E481ED51}"/>
            </c:ext>
          </c:extLst>
        </c:ser>
        <c:ser>
          <c:idx val="8"/>
          <c:order val="2"/>
          <c:tx>
            <c:strRef>
              <c:f>Sheet1!$A$46</c:f>
              <c:strCache>
                <c:ptCount val="1"/>
                <c:pt idx="0">
                  <c:v>United States</c:v>
                </c:pt>
              </c:strCache>
            </c:strRef>
          </c:tx>
          <c:spPr>
            <a:ln w="22225" cap="rnd" cmpd="sng" algn="ctr">
              <a:solidFill>
                <a:schemeClr val="accent4"/>
              </a:solidFill>
              <a:round/>
            </a:ln>
            <a:effectLst/>
          </c:spPr>
          <c:marker>
            <c:symbol val="none"/>
          </c:marker>
          <c:dLbls>
            <c:dLbl>
              <c:idx val="3"/>
              <c:layout>
                <c:manualLayout>
                  <c:x val="0"/>
                  <c:y val="3.1110658680418141E-2"/>
                </c:manualLayout>
              </c:layout>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3FB8A3AB-5AD3-438B-A2A7-175472FCD2BA}" type="SERIESNAME">
                      <a:rPr lang="en-US" b="1"/>
                      <a:pPr algn="l">
                        <a:defRPr/>
                      </a:pPr>
                      <a:t>[SERIES NAME]</a:t>
                    </a:fld>
                    <a:endParaRPr lang="en-US" b="1" baseline="0"/>
                  </a:p>
                  <a:p>
                    <a:pPr algn="l">
                      <a:defRPr/>
                    </a:pPr>
                    <a:fld id="{C5C59D53-14F2-46C5-817B-F996FEF3F521}"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Sheet1!$F$1:$I$1</c:f>
              <c:strCache>
                <c:ptCount val="4"/>
                <c:pt idx="0">
                  <c:v>1990</c:v>
                </c:pt>
                <c:pt idx="1">
                  <c:v>2000</c:v>
                </c:pt>
                <c:pt idx="2">
                  <c:v>2010</c:v>
                </c:pt>
                <c:pt idx="3">
                  <c:v>2020</c:v>
                </c:pt>
              </c:strCache>
            </c:strRef>
          </c:cat>
          <c:val>
            <c:numRef>
              <c:f>Sheet1!$F$46:$I$46</c:f>
              <c:numCache>
                <c:formatCode>0.0%</c:formatCode>
                <c:ptCount val="4"/>
                <c:pt idx="0" formatCode="0.00%">
                  <c:v>0</c:v>
                </c:pt>
                <c:pt idx="1">
                  <c:v>0.19590534620111227</c:v>
                </c:pt>
                <c:pt idx="2">
                  <c:v>0.17694517670759702</c:v>
                </c:pt>
                <c:pt idx="3">
                  <c:v>0.28083984167554721</c:v>
                </c:pt>
              </c:numCache>
            </c:numRef>
          </c:val>
          <c:smooth val="0"/>
          <c:extLst>
            <c:ext xmlns:c16="http://schemas.microsoft.com/office/drawing/2014/chart" uri="{C3380CC4-5D6E-409C-BE32-E72D297353CC}">
              <c16:uniqueId val="{00000008-6390-489F-B53A-54F1E481ED5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Employment</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500370146039442E-2"/>
          <c:y val="5.9027777777777776E-2"/>
          <c:w val="0.90099535634968708"/>
          <c:h val="0.78127296587926509"/>
        </c:manualLayout>
      </c:layout>
      <c:barChart>
        <c:barDir val="col"/>
        <c:grouping val="percentStacked"/>
        <c:varyColors val="0"/>
        <c:ser>
          <c:idx val="0"/>
          <c:order val="0"/>
          <c:tx>
            <c:strRef>
              <c:f>nlcd_change_summary_by_county_T!$B$22</c:f>
              <c:strCache>
                <c:ptCount val="1"/>
                <c:pt idx="0">
                  <c:v>Developed</c:v>
                </c:pt>
              </c:strCache>
            </c:strRef>
          </c:tx>
          <c:spPr>
            <a:solidFill>
              <a:schemeClr val="accent6"/>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nlcd_change_summary_by_county_T!$B$23:$B$29</c:f>
              <c:numCache>
                <c:formatCode>General</c:formatCode>
                <c:ptCount val="7"/>
                <c:pt idx="0">
                  <c:v>14545.054679999999</c:v>
                </c:pt>
                <c:pt idx="1">
                  <c:v>3853.2096489999999</c:v>
                </c:pt>
                <c:pt idx="2">
                  <c:v>6771.4722030000003</c:v>
                </c:pt>
                <c:pt idx="3">
                  <c:v>5514.9424490000001</c:v>
                </c:pt>
                <c:pt idx="4">
                  <c:v>9220.0372630000002</c:v>
                </c:pt>
                <c:pt idx="5">
                  <c:v>14071.13169</c:v>
                </c:pt>
                <c:pt idx="6">
                  <c:v>53975.84794</c:v>
                </c:pt>
              </c:numCache>
            </c:numRef>
          </c:val>
          <c:extLst>
            <c:ext xmlns:c16="http://schemas.microsoft.com/office/drawing/2014/chart" uri="{C3380CC4-5D6E-409C-BE32-E72D297353CC}">
              <c16:uniqueId val="{00000000-5EB0-4F4A-A7C3-97E3102BC7ED}"/>
            </c:ext>
          </c:extLst>
        </c:ser>
        <c:ser>
          <c:idx val="1"/>
          <c:order val="1"/>
          <c:tx>
            <c:strRef>
              <c:f>nlcd_change_summary_by_county_T!$C$22</c:f>
              <c:strCache>
                <c:ptCount val="1"/>
                <c:pt idx="0">
                  <c:v>Undeveloped</c:v>
                </c:pt>
              </c:strCache>
            </c:strRef>
          </c:tx>
          <c:spPr>
            <a:solidFill>
              <a:schemeClr val="accent5"/>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nlcd_change_summary_by_county_T!$C$23:$C$29</c:f>
              <c:numCache>
                <c:formatCode>General</c:formatCode>
                <c:ptCount val="7"/>
                <c:pt idx="0">
                  <c:v>62620.772649999999</c:v>
                </c:pt>
                <c:pt idx="1">
                  <c:v>1089.9561639999999</c:v>
                </c:pt>
                <c:pt idx="2">
                  <c:v>19057.442070000001</c:v>
                </c:pt>
                <c:pt idx="3">
                  <c:v>1844.5411999999999</c:v>
                </c:pt>
                <c:pt idx="4">
                  <c:v>5204.4795219999996</c:v>
                </c:pt>
                <c:pt idx="5">
                  <c:v>59989.176789999998</c:v>
                </c:pt>
                <c:pt idx="6">
                  <c:v>149806.36840000001</c:v>
                </c:pt>
              </c:numCache>
            </c:numRef>
          </c:val>
          <c:extLst>
            <c:ext xmlns:c16="http://schemas.microsoft.com/office/drawing/2014/chart" uri="{C3380CC4-5D6E-409C-BE32-E72D297353CC}">
              <c16:uniqueId val="{00000001-5EB0-4F4A-A7C3-97E3102BC7ED}"/>
            </c:ext>
          </c:extLst>
        </c:ser>
        <c:ser>
          <c:idx val="2"/>
          <c:order val="2"/>
          <c:tx>
            <c:strRef>
              <c:f>nlcd_change_summary_by_county_T!$D$22</c:f>
              <c:strCache>
                <c:ptCount val="1"/>
                <c:pt idx="0">
                  <c:v>Undeveloped to Developed</c:v>
                </c:pt>
              </c:strCache>
            </c:strRef>
          </c:tx>
          <c:spPr>
            <a:solidFill>
              <a:schemeClr val="accent4"/>
            </a:solidFill>
            <a:ln>
              <a:noFill/>
            </a:ln>
            <a:effectLst/>
          </c:spPr>
          <c:invertIfNegative val="0"/>
          <c:dLbls>
            <c:dLbl>
              <c:idx val="0"/>
              <c:layout>
                <c:manualLayout>
                  <c:x val="-1.9586668320030757E-17"/>
                  <c:y val="-3.6611848492887678E-2"/>
                </c:manualLayout>
              </c:layout>
              <c:tx>
                <c:rich>
                  <a:bodyPr/>
                  <a:lstStyle/>
                  <a:p>
                    <a:fld id="{3850AF66-5716-4F13-8EC4-22C8CE29A4D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EB0-4F4A-A7C3-97E3102BC7ED}"/>
                </c:ext>
              </c:extLst>
            </c:dLbl>
            <c:dLbl>
              <c:idx val="1"/>
              <c:layout>
                <c:manualLayout>
                  <c:x val="0"/>
                  <c:y val="-3.6332606739544845E-2"/>
                </c:manualLayout>
              </c:layout>
              <c:tx>
                <c:rich>
                  <a:bodyPr/>
                  <a:lstStyle/>
                  <a:p>
                    <a:fld id="{6CF55D2D-6DE6-453B-B7CE-9DEFF18D0B8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EB0-4F4A-A7C3-97E3102BC7ED}"/>
                </c:ext>
              </c:extLst>
            </c:dLbl>
            <c:dLbl>
              <c:idx val="2"/>
              <c:layout>
                <c:manualLayout>
                  <c:x val="0"/>
                  <c:y val="-3.6611848492887678E-2"/>
                </c:manualLayout>
              </c:layout>
              <c:tx>
                <c:rich>
                  <a:bodyPr/>
                  <a:lstStyle/>
                  <a:p>
                    <a:fld id="{6EB01BFF-E63B-4CF8-AEFE-34CD95A0C6A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5EB0-4F4A-A7C3-97E3102BC7ED}"/>
                </c:ext>
              </c:extLst>
            </c:dLbl>
            <c:dLbl>
              <c:idx val="3"/>
              <c:layout>
                <c:manualLayout>
                  <c:x val="0"/>
                  <c:y val="-3.5693441237525061E-2"/>
                </c:manualLayout>
              </c:layout>
              <c:tx>
                <c:rich>
                  <a:bodyPr/>
                  <a:lstStyle/>
                  <a:p>
                    <a:fld id="{8DED0D67-E9DF-47E5-B94B-8BF2F44A84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5EB0-4F4A-A7C3-97E3102BC7ED}"/>
                </c:ext>
              </c:extLst>
            </c:dLbl>
            <c:dLbl>
              <c:idx val="4"/>
              <c:layout>
                <c:manualLayout>
                  <c:x val="-7.8346673280123027E-17"/>
                  <c:y val="-3.6611848492887678E-2"/>
                </c:manualLayout>
              </c:layout>
              <c:tx>
                <c:rich>
                  <a:bodyPr/>
                  <a:lstStyle/>
                  <a:p>
                    <a:fld id="{6885C2E7-8E5B-4EF1-9C7D-720011D1565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5EB0-4F4A-A7C3-97E3102BC7ED}"/>
                </c:ext>
              </c:extLst>
            </c:dLbl>
            <c:dLbl>
              <c:idx val="5"/>
              <c:layout>
                <c:manualLayout>
                  <c:x val="0"/>
                  <c:y val="-3.6611848492887678E-2"/>
                </c:manualLayout>
              </c:layout>
              <c:tx>
                <c:rich>
                  <a:bodyPr/>
                  <a:lstStyle/>
                  <a:p>
                    <a:fld id="{2DC36624-0324-4B29-AFB2-CBF3A3AE215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5EB0-4F4A-A7C3-97E3102BC7ED}"/>
                </c:ext>
              </c:extLst>
            </c:dLbl>
            <c:dLbl>
              <c:idx val="6"/>
              <c:layout>
                <c:manualLayout>
                  <c:x val="0"/>
                  <c:y val="-3.6611848492887678E-2"/>
                </c:manualLayout>
              </c:layout>
              <c:tx>
                <c:rich>
                  <a:bodyPr/>
                  <a:lstStyle/>
                  <a:p>
                    <a:fld id="{C71981E3-31D1-4E9F-9D80-BFB8F81F982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5EB0-4F4A-A7C3-97E3102BC7ED}"/>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layout>
                  <c:manualLayout>
                    <c:x val="0"/>
                    <c:y val="-3.6611712598425196E-2"/>
                  </c:manualLayout>
                </c15:layout>
                <c15:showDataLabelsRange val="1"/>
                <c15:showLeaderLines val="1"/>
                <c15:leaderLines>
                  <c:spPr>
                    <a:ln w="9525" cap="flat" cmpd="sng" algn="ctr">
                      <a:solidFill>
                        <a:schemeClr val="tx1">
                          <a:lumMod val="35000"/>
                          <a:lumOff val="65000"/>
                        </a:schemeClr>
                      </a:solidFill>
                      <a:round/>
                    </a:ln>
                    <a:effectLst/>
                  </c:spPr>
                </c15:leaderLines>
              </c:ext>
            </c:extLst>
          </c:dLbls>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nlcd_change_summary_by_county_T!$D$23:$D$29</c:f>
              <c:numCache>
                <c:formatCode>General</c:formatCode>
                <c:ptCount val="7"/>
                <c:pt idx="0">
                  <c:v>1716.664278</c:v>
                </c:pt>
                <c:pt idx="1">
                  <c:v>20.237912850000001</c:v>
                </c:pt>
                <c:pt idx="2">
                  <c:v>352.71790970000001</c:v>
                </c:pt>
                <c:pt idx="3">
                  <c:v>18.013966379999999</c:v>
                </c:pt>
                <c:pt idx="4">
                  <c:v>233.51437899999999</c:v>
                </c:pt>
                <c:pt idx="5">
                  <c:v>964.74797739999997</c:v>
                </c:pt>
                <c:pt idx="6">
                  <c:v>3305.8964230000001</c:v>
                </c:pt>
              </c:numCache>
            </c:numRef>
          </c:val>
          <c:extLst>
            <c:ext xmlns:c15="http://schemas.microsoft.com/office/drawing/2012/chart" uri="{02D57815-91ED-43cb-92C2-25804820EDAC}">
              <c15:datalabelsRange>
                <c15:f>nlcd_change_summary_by_county_T!$H$23:$H$29</c15:f>
                <c15:dlblRangeCache>
                  <c:ptCount val="7"/>
                  <c:pt idx="0">
                    <c:v>2.2%</c:v>
                  </c:pt>
                  <c:pt idx="1">
                    <c:v>0.4%</c:v>
                  </c:pt>
                  <c:pt idx="2">
                    <c:v>1.3%</c:v>
                  </c:pt>
                  <c:pt idx="3">
                    <c:v>0.2%</c:v>
                  </c:pt>
                  <c:pt idx="4">
                    <c:v>1.6%</c:v>
                  </c:pt>
                  <c:pt idx="5">
                    <c:v>1.3%</c:v>
                  </c:pt>
                  <c:pt idx="6">
                    <c:v>1.6%</c:v>
                  </c:pt>
                </c15:dlblRangeCache>
              </c15:datalabelsRange>
            </c:ext>
            <c:ext xmlns:c16="http://schemas.microsoft.com/office/drawing/2014/chart" uri="{C3380CC4-5D6E-409C-BE32-E72D297353CC}">
              <c16:uniqueId val="{00000009-5EB0-4F4A-A7C3-97E3102BC7ED}"/>
            </c:ext>
          </c:extLst>
        </c:ser>
        <c:dLbls>
          <c:showLegendKey val="0"/>
          <c:showVal val="0"/>
          <c:showCatName val="0"/>
          <c:showSerName val="0"/>
          <c:showPercent val="0"/>
          <c:showBubbleSize val="0"/>
        </c:dLbls>
        <c:gapWidth val="150"/>
        <c:overlap val="100"/>
        <c:axId val="1996422111"/>
        <c:axId val="2048506767"/>
      </c:barChart>
      <c:catAx>
        <c:axId val="1996422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8506767"/>
        <c:crosses val="autoZero"/>
        <c:auto val="1"/>
        <c:lblAlgn val="ctr"/>
        <c:lblOffset val="100"/>
        <c:noMultiLvlLbl val="0"/>
      </c:catAx>
      <c:valAx>
        <c:axId val="20485067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6422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commute_by_traveltime_summary!$B$4</c:f>
              <c:strCache>
                <c:ptCount val="1"/>
                <c:pt idx="0">
                  <c:v>Drove Alone</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commute_by_traveltime_summary!$B$5:$B$14</c:f>
              <c:numCache>
                <c:formatCode>General</c:formatCode>
                <c:ptCount val="10"/>
                <c:pt idx="0">
                  <c:v>5830</c:v>
                </c:pt>
                <c:pt idx="1">
                  <c:v>7421</c:v>
                </c:pt>
                <c:pt idx="2">
                  <c:v>8519</c:v>
                </c:pt>
                <c:pt idx="3">
                  <c:v>8610</c:v>
                </c:pt>
                <c:pt idx="4">
                  <c:v>3972</c:v>
                </c:pt>
                <c:pt idx="5">
                  <c:v>8935</c:v>
                </c:pt>
                <c:pt idx="6">
                  <c:v>5018</c:v>
                </c:pt>
                <c:pt idx="7">
                  <c:v>5393</c:v>
                </c:pt>
                <c:pt idx="8">
                  <c:v>2716</c:v>
                </c:pt>
                <c:pt idx="9">
                  <c:v>56414</c:v>
                </c:pt>
              </c:numCache>
            </c:numRef>
          </c:val>
          <c:extLst>
            <c:ext xmlns:c16="http://schemas.microsoft.com/office/drawing/2014/chart" uri="{C3380CC4-5D6E-409C-BE32-E72D297353CC}">
              <c16:uniqueId val="{00000000-6860-4339-B9BF-4E9D179E70FE}"/>
            </c:ext>
          </c:extLst>
        </c:ser>
        <c:ser>
          <c:idx val="1"/>
          <c:order val="1"/>
          <c:tx>
            <c:strRef>
              <c:f>commute_by_traveltime_summary!$C$4</c:f>
              <c:strCache>
                <c:ptCount val="1"/>
                <c:pt idx="0">
                  <c:v>Carpooled</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commute_by_traveltime_summary!$C$5:$C$14</c:f>
              <c:numCache>
                <c:formatCode>General</c:formatCode>
                <c:ptCount val="10"/>
                <c:pt idx="0">
                  <c:v>641</c:v>
                </c:pt>
                <c:pt idx="1">
                  <c:v>908</c:v>
                </c:pt>
                <c:pt idx="2">
                  <c:v>567</c:v>
                </c:pt>
                <c:pt idx="3">
                  <c:v>837</c:v>
                </c:pt>
                <c:pt idx="4">
                  <c:v>322</c:v>
                </c:pt>
                <c:pt idx="5">
                  <c:v>1175</c:v>
                </c:pt>
                <c:pt idx="6">
                  <c:v>473</c:v>
                </c:pt>
                <c:pt idx="7">
                  <c:v>660</c:v>
                </c:pt>
                <c:pt idx="8">
                  <c:v>407</c:v>
                </c:pt>
                <c:pt idx="9">
                  <c:v>5990</c:v>
                </c:pt>
              </c:numCache>
            </c:numRef>
          </c:val>
          <c:extLst>
            <c:ext xmlns:c16="http://schemas.microsoft.com/office/drawing/2014/chart" uri="{C3380CC4-5D6E-409C-BE32-E72D297353CC}">
              <c16:uniqueId val="{00000001-6860-4339-B9BF-4E9D179E70FE}"/>
            </c:ext>
          </c:extLst>
        </c:ser>
        <c:ser>
          <c:idx val="2"/>
          <c:order val="2"/>
          <c:tx>
            <c:strRef>
              <c:f>commute_by_traveltime_summary!$D$4</c:f>
              <c:strCache>
                <c:ptCount val="1"/>
                <c:pt idx="0">
                  <c:v>Transit</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commute_by_traveltime_summary!$D$5:$D$14</c:f>
              <c:numCache>
                <c:formatCode>General</c:formatCode>
                <c:ptCount val="10"/>
                <c:pt idx="0">
                  <c:v>162</c:v>
                </c:pt>
                <c:pt idx="1">
                  <c:v>115</c:v>
                </c:pt>
                <c:pt idx="2">
                  <c:v>90</c:v>
                </c:pt>
                <c:pt idx="3">
                  <c:v>97</c:v>
                </c:pt>
                <c:pt idx="4">
                  <c:v>0</c:v>
                </c:pt>
                <c:pt idx="5">
                  <c:v>48</c:v>
                </c:pt>
                <c:pt idx="6">
                  <c:v>65</c:v>
                </c:pt>
                <c:pt idx="7">
                  <c:v>70</c:v>
                </c:pt>
                <c:pt idx="8">
                  <c:v>368</c:v>
                </c:pt>
                <c:pt idx="9">
                  <c:v>1015</c:v>
                </c:pt>
              </c:numCache>
            </c:numRef>
          </c:val>
          <c:extLst>
            <c:ext xmlns:c16="http://schemas.microsoft.com/office/drawing/2014/chart" uri="{C3380CC4-5D6E-409C-BE32-E72D297353CC}">
              <c16:uniqueId val="{00000002-6860-4339-B9BF-4E9D179E70FE}"/>
            </c:ext>
          </c:extLst>
        </c:ser>
        <c:ser>
          <c:idx val="3"/>
          <c:order val="3"/>
          <c:tx>
            <c:strRef>
              <c:f>commute_by_traveltime_summary!$E$4</c:f>
              <c:strCache>
                <c:ptCount val="1"/>
                <c:pt idx="0">
                  <c:v>Walked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commute_by_traveltime_summary!$E$5:$E$14</c:f>
              <c:numCache>
                <c:formatCode>General</c:formatCode>
                <c:ptCount val="10"/>
                <c:pt idx="0">
                  <c:v>2190</c:v>
                </c:pt>
                <c:pt idx="1">
                  <c:v>1208</c:v>
                </c:pt>
                <c:pt idx="2">
                  <c:v>433</c:v>
                </c:pt>
                <c:pt idx="3">
                  <c:v>58</c:v>
                </c:pt>
                <c:pt idx="4">
                  <c:v>16</c:v>
                </c:pt>
                <c:pt idx="5">
                  <c:v>107</c:v>
                </c:pt>
                <c:pt idx="6">
                  <c:v>0</c:v>
                </c:pt>
                <c:pt idx="7">
                  <c:v>10</c:v>
                </c:pt>
                <c:pt idx="8">
                  <c:v>44</c:v>
                </c:pt>
                <c:pt idx="9">
                  <c:v>4066</c:v>
                </c:pt>
              </c:numCache>
            </c:numRef>
          </c:val>
          <c:extLst>
            <c:ext xmlns:c16="http://schemas.microsoft.com/office/drawing/2014/chart" uri="{C3380CC4-5D6E-409C-BE32-E72D297353CC}">
              <c16:uniqueId val="{00000003-6860-4339-B9BF-4E9D179E70FE}"/>
            </c:ext>
          </c:extLst>
        </c:ser>
        <c:ser>
          <c:idx val="4"/>
          <c:order val="4"/>
          <c:tx>
            <c:strRef>
              <c:f>commute_by_traveltime_summary!$F$4</c:f>
              <c:strCache>
                <c:ptCount val="1"/>
                <c:pt idx="0">
                  <c:v>Other</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commute_by_traveltime_summary!$F$5:$F$14</c:f>
              <c:numCache>
                <c:formatCode>General</c:formatCode>
                <c:ptCount val="10"/>
                <c:pt idx="0">
                  <c:v>375</c:v>
                </c:pt>
                <c:pt idx="1">
                  <c:v>243</c:v>
                </c:pt>
                <c:pt idx="2">
                  <c:v>190</c:v>
                </c:pt>
                <c:pt idx="3">
                  <c:v>283</c:v>
                </c:pt>
                <c:pt idx="4">
                  <c:v>49</c:v>
                </c:pt>
                <c:pt idx="5">
                  <c:v>130</c:v>
                </c:pt>
                <c:pt idx="6">
                  <c:v>73</c:v>
                </c:pt>
                <c:pt idx="7">
                  <c:v>49</c:v>
                </c:pt>
                <c:pt idx="8">
                  <c:v>46</c:v>
                </c:pt>
                <c:pt idx="9">
                  <c:v>1438</c:v>
                </c:pt>
              </c:numCache>
            </c:numRef>
          </c:val>
          <c:extLst>
            <c:ext xmlns:c16="http://schemas.microsoft.com/office/drawing/2014/chart" uri="{C3380CC4-5D6E-409C-BE32-E72D297353CC}">
              <c16:uniqueId val="{00000004-6860-4339-B9BF-4E9D179E70FE}"/>
            </c:ext>
          </c:extLst>
        </c:ser>
        <c:dLbls>
          <c:showLegendKey val="0"/>
          <c:showVal val="0"/>
          <c:showCatName val="0"/>
          <c:showSerName val="0"/>
          <c:showPercent val="0"/>
          <c:showBubbleSize val="0"/>
        </c:dLbls>
        <c:gapWidth val="150"/>
        <c:overlap val="100"/>
        <c:axId val="446873999"/>
        <c:axId val="446874959"/>
        <c:extLst>
          <c:ext xmlns:c15="http://schemas.microsoft.com/office/drawing/2012/chart" uri="{02D57815-91ED-43cb-92C2-25804820EDAC}">
            <c15:filteredBarSeries>
              <c15:ser>
                <c:idx val="5"/>
                <c:order val="5"/>
                <c:tx>
                  <c:strRef>
                    <c:extLst>
                      <c:ext uri="{02D57815-91ED-43cb-92C2-25804820EDAC}">
                        <c15:formulaRef>
                          <c15:sqref>commute_by_traveltime_summary!$G$4</c15:sqref>
                        </c15:formulaRef>
                      </c:ext>
                    </c:extLst>
                    <c:strCache>
                      <c:ptCount val="1"/>
                      <c:pt idx="0">
                        <c:v>Grand Total</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extLst>
                      <c:ext uri="{02D57815-91ED-43cb-92C2-25804820EDAC}">
                        <c15:formulaRef>
                          <c15:sqref>commute_by_traveltime_summary!$A$5:$A$14</c15:sqref>
                        </c15:formulaRef>
                      </c:ext>
                    </c:extLst>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extLst>
                      <c:ext uri="{02D57815-91ED-43cb-92C2-25804820EDAC}">
                        <c15:formulaRef>
                          <c15:sqref>commute_by_traveltime_summary!$G$5:$G$14</c15:sqref>
                        </c15:formulaRef>
                      </c:ext>
                    </c:extLst>
                    <c:numCache>
                      <c:formatCode>General</c:formatCode>
                      <c:ptCount val="10"/>
                      <c:pt idx="0">
                        <c:v>9198</c:v>
                      </c:pt>
                      <c:pt idx="1">
                        <c:v>9895</c:v>
                      </c:pt>
                      <c:pt idx="2">
                        <c:v>9799</c:v>
                      </c:pt>
                      <c:pt idx="3">
                        <c:v>9885</c:v>
                      </c:pt>
                      <c:pt idx="4">
                        <c:v>4359</c:v>
                      </c:pt>
                      <c:pt idx="5">
                        <c:v>10395</c:v>
                      </c:pt>
                      <c:pt idx="6">
                        <c:v>5629</c:v>
                      </c:pt>
                      <c:pt idx="7">
                        <c:v>6182</c:v>
                      </c:pt>
                      <c:pt idx="8">
                        <c:v>3581</c:v>
                      </c:pt>
                      <c:pt idx="9">
                        <c:v>68923</c:v>
                      </c:pt>
                    </c:numCache>
                  </c:numRef>
                </c:val>
                <c:extLst>
                  <c:ext xmlns:c16="http://schemas.microsoft.com/office/drawing/2014/chart" uri="{C3380CC4-5D6E-409C-BE32-E72D297353CC}">
                    <c16:uniqueId val="{00000005-6860-4339-B9BF-4E9D179E70FE}"/>
                  </c:ext>
                </c:extLst>
              </c15:ser>
            </c15:filteredBarSeries>
          </c:ext>
        </c:extLst>
      </c:barChart>
      <c:catAx>
        <c:axId val="4468739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4959"/>
        <c:crosses val="autoZero"/>
        <c:auto val="1"/>
        <c:lblAlgn val="ctr"/>
        <c:lblOffset val="100"/>
        <c:noMultiLvlLbl val="0"/>
      </c:catAx>
      <c:valAx>
        <c:axId val="4468749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3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strRef>
              <c:f>Sheet2!$B$1</c:f>
              <c:strCache>
                <c:ptCount val="1"/>
                <c:pt idx="0">
                  <c:v>Stays within TCAMPO (I-I)</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Sheet2!$A$2:$A$7</c:f>
              <c:strCache>
                <c:ptCount val="6"/>
                <c:pt idx="0">
                  <c:v>Prince George</c:v>
                </c:pt>
                <c:pt idx="1">
                  <c:v>Colonial Heights</c:v>
                </c:pt>
                <c:pt idx="2">
                  <c:v>Petersburg</c:v>
                </c:pt>
                <c:pt idx="3">
                  <c:v>Hopewell</c:v>
                </c:pt>
                <c:pt idx="4">
                  <c:v>Dinwiddie</c:v>
                </c:pt>
                <c:pt idx="5">
                  <c:v>Chesterfield</c:v>
                </c:pt>
              </c:strCache>
            </c:strRef>
          </c:cat>
          <c:val>
            <c:numRef>
              <c:f>Sheet2!$B$2:$B$7</c:f>
              <c:numCache>
                <c:formatCode>0.0%</c:formatCode>
                <c:ptCount val="6"/>
                <c:pt idx="0">
                  <c:v>0.71731087654863912</c:v>
                </c:pt>
                <c:pt idx="1">
                  <c:v>0.66089876502612166</c:v>
                </c:pt>
                <c:pt idx="2">
                  <c:v>0.65992987667821057</c:v>
                </c:pt>
                <c:pt idx="3">
                  <c:v>0.65372439168487484</c:v>
                </c:pt>
                <c:pt idx="4">
                  <c:v>0.51810169604478362</c:v>
                </c:pt>
                <c:pt idx="5">
                  <c:v>0.37634793519511656</c:v>
                </c:pt>
              </c:numCache>
            </c:numRef>
          </c:val>
          <c:extLst>
            <c:ext xmlns:c16="http://schemas.microsoft.com/office/drawing/2014/chart" uri="{C3380CC4-5D6E-409C-BE32-E72D297353CC}">
              <c16:uniqueId val="{00000000-2BC2-4A70-BB78-D20E0FDB0B64}"/>
            </c:ext>
          </c:extLst>
        </c:ser>
        <c:ser>
          <c:idx val="1"/>
          <c:order val="1"/>
          <c:tx>
            <c:strRef>
              <c:f>Sheet2!$C$1</c:f>
              <c:strCache>
                <c:ptCount val="1"/>
                <c:pt idx="0">
                  <c:v>Leaves TCAMPO (I-E)</c:v>
                </c:pt>
              </c:strCache>
            </c:strRef>
          </c:tx>
          <c:spPr>
            <a:solidFill>
              <a:schemeClr val="accent1">
                <a:tint val="77000"/>
              </a:schemeClr>
            </a:solidFill>
            <a:ln>
              <a:noFill/>
            </a:ln>
            <a:effectLst/>
          </c:spPr>
          <c:invertIfNegative val="0"/>
          <c:cat>
            <c:strRef>
              <c:f>Sheet2!$A$2:$A$7</c:f>
              <c:strCache>
                <c:ptCount val="6"/>
                <c:pt idx="0">
                  <c:v>Prince George</c:v>
                </c:pt>
                <c:pt idx="1">
                  <c:v>Colonial Heights</c:v>
                </c:pt>
                <c:pt idx="2">
                  <c:v>Petersburg</c:v>
                </c:pt>
                <c:pt idx="3">
                  <c:v>Hopewell</c:v>
                </c:pt>
                <c:pt idx="4">
                  <c:v>Dinwiddie</c:v>
                </c:pt>
                <c:pt idx="5">
                  <c:v>Chesterfield</c:v>
                </c:pt>
              </c:strCache>
            </c:strRef>
          </c:cat>
          <c:val>
            <c:numRef>
              <c:f>Sheet2!$C$2:$C$7</c:f>
              <c:numCache>
                <c:formatCode>0.0%</c:formatCode>
                <c:ptCount val="6"/>
                <c:pt idx="0">
                  <c:v>0.28268912345136094</c:v>
                </c:pt>
                <c:pt idx="1">
                  <c:v>0.3391012349738784</c:v>
                </c:pt>
                <c:pt idx="2">
                  <c:v>0.34007012332178949</c:v>
                </c:pt>
                <c:pt idx="3">
                  <c:v>0.34627560831512511</c:v>
                </c:pt>
                <c:pt idx="4">
                  <c:v>0.48189830395521632</c:v>
                </c:pt>
                <c:pt idx="5">
                  <c:v>0.62365206480488344</c:v>
                </c:pt>
              </c:numCache>
            </c:numRef>
          </c:val>
          <c:extLst>
            <c:ext xmlns:c16="http://schemas.microsoft.com/office/drawing/2014/chart" uri="{C3380CC4-5D6E-409C-BE32-E72D297353CC}">
              <c16:uniqueId val="{00000001-2BC2-4A70-BB78-D20E0FDB0B64}"/>
            </c:ext>
          </c:extLst>
        </c:ser>
        <c:dLbls>
          <c:showLegendKey val="0"/>
          <c:showVal val="0"/>
          <c:showCatName val="0"/>
          <c:showSerName val="0"/>
          <c:showPercent val="0"/>
          <c:showBubbleSize val="0"/>
        </c:dLbls>
        <c:gapWidth val="150"/>
        <c:overlap val="100"/>
        <c:axId val="2116565008"/>
        <c:axId val="28431311"/>
      </c:barChart>
      <c:catAx>
        <c:axId val="21165650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31311"/>
        <c:crosses val="autoZero"/>
        <c:auto val="1"/>
        <c:lblAlgn val="ctr"/>
        <c:lblOffset val="100"/>
        <c:noMultiLvlLbl val="0"/>
      </c:catAx>
      <c:valAx>
        <c:axId val="28431311"/>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656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48E47A-D1A1-4BF1-950C-C85ED1F25EC6}" type="doc">
      <dgm:prSet loTypeId="urn:microsoft.com/office/officeart/2008/layout/LinedList" loCatId="hierarchy" qsTypeId="urn:microsoft.com/office/officeart/2005/8/quickstyle/simple2" qsCatId="simple" csTypeId="urn:microsoft.com/office/officeart/2005/8/colors/accent1_2" csCatId="accent1" phldr="1"/>
      <dgm:spPr/>
      <dgm:t>
        <a:bodyPr/>
        <a:lstStyle/>
        <a:p>
          <a:endParaRPr lang="en-US"/>
        </a:p>
      </dgm:t>
    </dgm:pt>
    <dgm:pt modelId="{256C6D41-4DE4-48D5-A095-8FCE1FB1C5A5}">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Highay Congestion</a:t>
          </a:r>
        </a:p>
      </dgm:t>
    </dgm:pt>
    <dgm:pt modelId="{EEC29609-27B4-448D-AB13-CEA42A014558}" type="parTrans" cxnId="{83F76D82-C73D-413E-9D2C-E044B5C95A1C}">
      <dgm:prSet/>
      <dgm:spPr/>
      <dgm:t>
        <a:bodyPr/>
        <a:lstStyle/>
        <a:p>
          <a:pPr algn="ctr"/>
          <a:endParaRPr lang="en-US" sz="1000">
            <a:latin typeface="+mn-lt"/>
            <a:cs typeface="Arial" panose="020B0604020202020204" pitchFamily="34" charset="0"/>
          </a:endParaRPr>
        </a:p>
      </dgm:t>
    </dgm:pt>
    <dgm:pt modelId="{2A991979-E442-465A-B807-0E0D4650AE10}" type="sibTrans" cxnId="{83F76D82-C73D-413E-9D2C-E044B5C95A1C}">
      <dgm:prSet/>
      <dgm:spPr/>
      <dgm:t>
        <a:bodyPr/>
        <a:lstStyle/>
        <a:p>
          <a:pPr algn="ctr"/>
          <a:endParaRPr lang="en-US" sz="1000">
            <a:latin typeface="+mn-lt"/>
            <a:cs typeface="Arial" panose="020B0604020202020204" pitchFamily="34" charset="0"/>
          </a:endParaRPr>
        </a:p>
      </dgm:t>
    </dgm:pt>
    <dgm:pt modelId="{BBF42BDD-BB76-449F-9BBE-31C2EAFA0C7F}">
      <dgm:prSet phldrT="[Text]" custT="1"/>
      <dgm:spPr/>
      <dgm:t>
        <a:bodyPr/>
        <a:lstStyle/>
        <a:p>
          <a:pPr algn="ctr"/>
          <a:r>
            <a:rPr lang="en-US" sz="1000">
              <a:latin typeface="+mn-lt"/>
              <a:cs typeface="Arial" panose="020B0604020202020204" pitchFamily="34" charset="0"/>
            </a:rPr>
            <a:t>Travel Time Index (TTI)</a:t>
          </a:r>
        </a:p>
      </dgm:t>
    </dgm:pt>
    <dgm:pt modelId="{CF05C459-086B-4C11-AAB8-B633E78FF3D1}" type="parTrans" cxnId="{3738188D-3F77-4B40-8873-5CBBCD1D50F7}">
      <dgm:prSet/>
      <dgm:spPr/>
      <dgm:t>
        <a:bodyPr/>
        <a:lstStyle/>
        <a:p>
          <a:pPr algn="ctr"/>
          <a:endParaRPr lang="en-US" sz="1000">
            <a:latin typeface="+mn-lt"/>
            <a:cs typeface="Arial" panose="020B0604020202020204" pitchFamily="34" charset="0"/>
          </a:endParaRPr>
        </a:p>
      </dgm:t>
    </dgm:pt>
    <dgm:pt modelId="{29EA53C1-76CB-4711-85FB-D55C230FFA94}" type="sibTrans" cxnId="{3738188D-3F77-4B40-8873-5CBBCD1D50F7}">
      <dgm:prSet/>
      <dgm:spPr/>
      <dgm:t>
        <a:bodyPr/>
        <a:lstStyle/>
        <a:p>
          <a:pPr algn="ctr"/>
          <a:endParaRPr lang="en-US" sz="1000">
            <a:latin typeface="+mn-lt"/>
            <a:cs typeface="Arial" panose="020B0604020202020204" pitchFamily="34" charset="0"/>
          </a:endParaRPr>
        </a:p>
      </dgm:t>
    </dgm:pt>
    <dgm:pt modelId="{08651B6B-E926-4C28-8917-6DA7B4859D54}">
      <dgm:prSet phldrT="[Text]" custT="1"/>
      <dgm:spPr/>
      <dgm:t>
        <a:bodyPr/>
        <a:lstStyle/>
        <a:p>
          <a:pPr algn="ctr"/>
          <a:r>
            <a:rPr lang="en-US" sz="1000">
              <a:latin typeface="+mn-lt"/>
              <a:cs typeface="Arial" panose="020B0604020202020204" pitchFamily="34" charset="0"/>
            </a:rPr>
            <a:t>Annual Peak Hours of Excessive Delay (PHED)</a:t>
          </a:r>
        </a:p>
      </dgm:t>
    </dgm:pt>
    <dgm:pt modelId="{B319088E-932B-4745-99CF-AB5391F16E87}" type="parTrans" cxnId="{7AAC6EF1-A5B7-4994-A086-8522A0B4278B}">
      <dgm:prSet/>
      <dgm:spPr/>
      <dgm:t>
        <a:bodyPr/>
        <a:lstStyle/>
        <a:p>
          <a:pPr algn="ctr"/>
          <a:endParaRPr lang="en-US" sz="1000">
            <a:latin typeface="+mn-lt"/>
            <a:cs typeface="Arial" panose="020B0604020202020204" pitchFamily="34" charset="0"/>
          </a:endParaRPr>
        </a:p>
      </dgm:t>
    </dgm:pt>
    <dgm:pt modelId="{BE10DCE6-D3C2-474C-A3FA-B12237551E11}" type="sibTrans" cxnId="{7AAC6EF1-A5B7-4994-A086-8522A0B4278B}">
      <dgm:prSet/>
      <dgm:spPr/>
      <dgm:t>
        <a:bodyPr/>
        <a:lstStyle/>
        <a:p>
          <a:pPr algn="ctr"/>
          <a:endParaRPr lang="en-US" sz="1000">
            <a:latin typeface="+mn-lt"/>
            <a:cs typeface="Arial" panose="020B0604020202020204" pitchFamily="34" charset="0"/>
          </a:endParaRPr>
        </a:p>
      </dgm:t>
    </dgm:pt>
    <dgm:pt modelId="{0527FEBD-43F9-426C-975F-11A59AF3655B}">
      <dgm:prSet phldrT="[Text]" custT="1"/>
      <dgm:spPr/>
      <dgm:t>
        <a:bodyPr/>
        <a:lstStyle/>
        <a:p>
          <a:pPr algn="ctr"/>
          <a:r>
            <a:rPr lang="en-US" sz="1000">
              <a:latin typeface="+mn-lt"/>
              <a:cs typeface="Arial" panose="020B0604020202020204" pitchFamily="34" charset="0"/>
            </a:rPr>
            <a:t>% of Non-Single Occupant Vehicle (SOV) Travel</a:t>
          </a:r>
        </a:p>
      </dgm:t>
    </dgm:pt>
    <dgm:pt modelId="{A65F0196-DCA5-4811-915C-BAB3BAA7A017}" type="parTrans" cxnId="{3E6A9B40-9529-498E-A023-90E99D0E1B42}">
      <dgm:prSet/>
      <dgm:spPr/>
      <dgm:t>
        <a:bodyPr/>
        <a:lstStyle/>
        <a:p>
          <a:pPr algn="ctr"/>
          <a:endParaRPr lang="en-US" sz="1000">
            <a:latin typeface="+mn-lt"/>
            <a:cs typeface="Arial" panose="020B0604020202020204" pitchFamily="34" charset="0"/>
          </a:endParaRPr>
        </a:p>
      </dgm:t>
    </dgm:pt>
    <dgm:pt modelId="{7971C904-B6E6-4F71-906D-6BF12AA7DA48}" type="sibTrans" cxnId="{3E6A9B40-9529-498E-A023-90E99D0E1B42}">
      <dgm:prSet/>
      <dgm:spPr/>
      <dgm:t>
        <a:bodyPr/>
        <a:lstStyle/>
        <a:p>
          <a:pPr algn="ctr"/>
          <a:endParaRPr lang="en-US" sz="1000">
            <a:latin typeface="+mn-lt"/>
            <a:cs typeface="Arial" panose="020B0604020202020204" pitchFamily="34" charset="0"/>
          </a:endParaRPr>
        </a:p>
      </dgm:t>
    </dgm:pt>
    <dgm:pt modelId="{839E85B3-FAB0-4B8E-862E-E22C0363BF11}">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Improve System Reliability</a:t>
          </a:r>
        </a:p>
      </dgm:t>
    </dgm:pt>
    <dgm:pt modelId="{613E63CE-75F8-4171-9315-9E4A73BE3BC7}" type="parTrans" cxnId="{2300C657-CDCD-4491-9956-F1D2B04EB1D1}">
      <dgm:prSet/>
      <dgm:spPr/>
      <dgm:t>
        <a:bodyPr/>
        <a:lstStyle/>
        <a:p>
          <a:pPr algn="ctr"/>
          <a:endParaRPr lang="en-US" sz="1000">
            <a:latin typeface="+mn-lt"/>
            <a:cs typeface="Arial" panose="020B0604020202020204" pitchFamily="34" charset="0"/>
          </a:endParaRPr>
        </a:p>
      </dgm:t>
    </dgm:pt>
    <dgm:pt modelId="{85FB63AD-14A0-45C9-879F-78EE1BF2C842}" type="sibTrans" cxnId="{2300C657-CDCD-4491-9956-F1D2B04EB1D1}">
      <dgm:prSet/>
      <dgm:spPr/>
      <dgm:t>
        <a:bodyPr/>
        <a:lstStyle/>
        <a:p>
          <a:pPr algn="ctr"/>
          <a:endParaRPr lang="en-US" sz="1000">
            <a:latin typeface="+mn-lt"/>
            <a:cs typeface="Arial" panose="020B0604020202020204" pitchFamily="34" charset="0"/>
          </a:endParaRPr>
        </a:p>
      </dgm:t>
    </dgm:pt>
    <dgm:pt modelId="{5B9342A8-088B-4EE7-B2CA-B918936F644C}">
      <dgm:prSet phldrT="[Text]" custT="1"/>
      <dgm:spPr/>
      <dgm:t>
        <a:bodyPr/>
        <a:lstStyle/>
        <a:p>
          <a:pPr algn="ctr"/>
          <a:r>
            <a:rPr lang="en-US" sz="1000">
              <a:latin typeface="+mn-lt"/>
              <a:cs typeface="Arial" panose="020B0604020202020204" pitchFamily="34" charset="0"/>
            </a:rPr>
            <a:t>Travel Time Reliability (TTR)</a:t>
          </a:r>
        </a:p>
      </dgm:t>
    </dgm:pt>
    <dgm:pt modelId="{D9116213-9002-4617-BC2D-960188CA679A}" type="parTrans" cxnId="{849DF534-C511-4644-B181-AAF8DA79E5F5}">
      <dgm:prSet/>
      <dgm:spPr/>
      <dgm:t>
        <a:bodyPr/>
        <a:lstStyle/>
        <a:p>
          <a:pPr algn="ctr"/>
          <a:endParaRPr lang="en-US" sz="1000">
            <a:latin typeface="+mn-lt"/>
            <a:cs typeface="Arial" panose="020B0604020202020204" pitchFamily="34" charset="0"/>
          </a:endParaRPr>
        </a:p>
      </dgm:t>
    </dgm:pt>
    <dgm:pt modelId="{8E58316F-AE80-4A4C-88B0-87A647B75654}" type="sibTrans" cxnId="{849DF534-C511-4644-B181-AAF8DA79E5F5}">
      <dgm:prSet/>
      <dgm:spPr/>
      <dgm:t>
        <a:bodyPr/>
        <a:lstStyle/>
        <a:p>
          <a:pPr algn="ctr"/>
          <a:endParaRPr lang="en-US" sz="1000">
            <a:latin typeface="+mn-lt"/>
            <a:cs typeface="Arial" panose="020B0604020202020204" pitchFamily="34" charset="0"/>
          </a:endParaRPr>
        </a:p>
      </dgm:t>
    </dgm:pt>
    <dgm:pt modelId="{141014F6-9F0E-412F-AB7E-14FC9E31F7EC}">
      <dgm:prSet phldrT="[Text]" custT="1"/>
      <dgm:spPr/>
      <dgm:t>
        <a:bodyPr/>
        <a:lstStyle/>
        <a:p>
          <a:pPr algn="ctr"/>
          <a:r>
            <a:rPr lang="en-US" sz="1000">
              <a:latin typeface="+mn-lt"/>
              <a:cs typeface="Arial" panose="020B0604020202020204" pitchFamily="34" charset="0"/>
            </a:rPr>
            <a:t>Planning Time Index (PTI)</a:t>
          </a:r>
        </a:p>
      </dgm:t>
    </dgm:pt>
    <dgm:pt modelId="{4E7EFBCC-C85F-40F9-9844-AEB1AEDAA2D9}" type="parTrans" cxnId="{255007E4-E3D3-473A-B79F-247D5CDEDCE5}">
      <dgm:prSet/>
      <dgm:spPr/>
      <dgm:t>
        <a:bodyPr/>
        <a:lstStyle/>
        <a:p>
          <a:pPr algn="ctr"/>
          <a:endParaRPr lang="en-US" sz="1000">
            <a:latin typeface="+mn-lt"/>
            <a:cs typeface="Arial" panose="020B0604020202020204" pitchFamily="34" charset="0"/>
          </a:endParaRPr>
        </a:p>
      </dgm:t>
    </dgm:pt>
    <dgm:pt modelId="{F9EC0FE0-69B3-46E4-AD2C-37378AB845BD}" type="sibTrans" cxnId="{255007E4-E3D3-473A-B79F-247D5CDEDCE5}">
      <dgm:prSet/>
      <dgm:spPr/>
      <dgm:t>
        <a:bodyPr/>
        <a:lstStyle/>
        <a:p>
          <a:pPr algn="ctr"/>
          <a:endParaRPr lang="en-US" sz="1000">
            <a:latin typeface="+mn-lt"/>
            <a:cs typeface="Arial" panose="020B0604020202020204" pitchFamily="34" charset="0"/>
          </a:endParaRPr>
        </a:p>
      </dgm:t>
    </dgm:pt>
    <dgm:pt modelId="{95B0659A-C675-4820-ADE0-5F253B1B17AD}">
      <dgm:prSet phldrT="[Text]" custT="1"/>
      <dgm:spPr/>
      <dgm:t>
        <a:bodyPr/>
        <a:lstStyle/>
        <a:p>
          <a:pPr algn="ctr"/>
          <a:r>
            <a:rPr lang="en-US" sz="1000">
              <a:latin typeface="+mn-lt"/>
              <a:cs typeface="Arial" panose="020B0604020202020204" pitchFamily="34" charset="0"/>
            </a:rPr>
            <a:t>% of Person-Miles Traveled on the Interstate that are Reliable</a:t>
          </a:r>
        </a:p>
      </dgm:t>
    </dgm:pt>
    <dgm:pt modelId="{0589B505-03CC-44CA-8C90-C43CCBE90D25}" type="parTrans" cxnId="{A28523C3-74D9-4771-804F-F136B67F6F61}">
      <dgm:prSet/>
      <dgm:spPr/>
      <dgm:t>
        <a:bodyPr/>
        <a:lstStyle/>
        <a:p>
          <a:pPr algn="ctr"/>
          <a:endParaRPr lang="en-US" sz="1000">
            <a:latin typeface="+mn-lt"/>
            <a:cs typeface="Arial" panose="020B0604020202020204" pitchFamily="34" charset="0"/>
          </a:endParaRPr>
        </a:p>
      </dgm:t>
    </dgm:pt>
    <dgm:pt modelId="{7CAEA792-9571-4A7F-9F1E-35AE5E4C5BF2}" type="sibTrans" cxnId="{A28523C3-74D9-4771-804F-F136B67F6F61}">
      <dgm:prSet/>
      <dgm:spPr/>
      <dgm:t>
        <a:bodyPr/>
        <a:lstStyle/>
        <a:p>
          <a:pPr algn="ctr"/>
          <a:endParaRPr lang="en-US" sz="1000">
            <a:latin typeface="+mn-lt"/>
            <a:cs typeface="Arial" panose="020B0604020202020204" pitchFamily="34" charset="0"/>
          </a:endParaRPr>
        </a:p>
      </dgm:t>
    </dgm:pt>
    <dgm:pt modelId="{07998F97-FD71-45F2-A48E-E0EFB73C4ED0}">
      <dgm:prSet phldrT="[Text]" custT="1"/>
      <dgm:spPr/>
      <dgm:t>
        <a:bodyPr/>
        <a:lstStyle/>
        <a:p>
          <a:pPr algn="ctr"/>
          <a:r>
            <a:rPr lang="en-US" sz="1000">
              <a:latin typeface="+mn-lt"/>
              <a:cs typeface="Arial" panose="020B0604020202020204" pitchFamily="34" charset="0"/>
            </a:rPr>
            <a:t>% of Person-Miles Traveled on the Non-Interstate that are Reliable</a:t>
          </a:r>
        </a:p>
      </dgm:t>
    </dgm:pt>
    <dgm:pt modelId="{04773C6A-4696-4305-923E-683B45A07F53}" type="parTrans" cxnId="{36D65D17-9581-4711-9503-F7C34448EE9A}">
      <dgm:prSet/>
      <dgm:spPr/>
      <dgm:t>
        <a:bodyPr/>
        <a:lstStyle/>
        <a:p>
          <a:pPr algn="ctr"/>
          <a:endParaRPr lang="en-US" sz="1000">
            <a:latin typeface="+mn-lt"/>
            <a:cs typeface="Arial" panose="020B0604020202020204" pitchFamily="34" charset="0"/>
          </a:endParaRPr>
        </a:p>
      </dgm:t>
    </dgm:pt>
    <dgm:pt modelId="{0A891926-3FBE-4A23-9A3E-FD00BD16A909}" type="sibTrans" cxnId="{36D65D17-9581-4711-9503-F7C34448EE9A}">
      <dgm:prSet/>
      <dgm:spPr/>
      <dgm:t>
        <a:bodyPr/>
        <a:lstStyle/>
        <a:p>
          <a:pPr algn="ctr"/>
          <a:endParaRPr lang="en-US" sz="1000">
            <a:latin typeface="+mn-lt"/>
            <a:cs typeface="Arial" panose="020B0604020202020204" pitchFamily="34" charset="0"/>
          </a:endParaRPr>
        </a:p>
      </dgm:t>
    </dgm:pt>
    <dgm:pt modelId="{10835348-6881-47F8-8BC9-DAB19DE70A38}">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Expand Equitable Access to Transit</a:t>
          </a:r>
        </a:p>
      </dgm:t>
    </dgm:pt>
    <dgm:pt modelId="{25BD2BF1-8EE4-4EA0-B376-947A36B39167}" type="parTrans" cxnId="{F27AFDFF-5792-49F0-9572-D27E4270FA30}">
      <dgm:prSet/>
      <dgm:spPr/>
      <dgm:t>
        <a:bodyPr/>
        <a:lstStyle/>
        <a:p>
          <a:pPr algn="ctr"/>
          <a:endParaRPr lang="en-US" sz="1000">
            <a:latin typeface="+mn-lt"/>
            <a:cs typeface="Arial" panose="020B0604020202020204" pitchFamily="34" charset="0"/>
          </a:endParaRPr>
        </a:p>
      </dgm:t>
    </dgm:pt>
    <dgm:pt modelId="{89752FBB-2D4D-4C08-87BE-BA812933D36A}" type="sibTrans" cxnId="{F27AFDFF-5792-49F0-9572-D27E4270FA30}">
      <dgm:prSet/>
      <dgm:spPr/>
      <dgm:t>
        <a:bodyPr/>
        <a:lstStyle/>
        <a:p>
          <a:pPr algn="ctr"/>
          <a:endParaRPr lang="en-US" sz="1000">
            <a:latin typeface="+mn-lt"/>
            <a:cs typeface="Arial" panose="020B0604020202020204" pitchFamily="34" charset="0"/>
          </a:endParaRPr>
        </a:p>
      </dgm:t>
    </dgm:pt>
    <dgm:pt modelId="{2A723DB3-5CD4-40F0-AB7E-7394A6DB126C}">
      <dgm:prSet phldrT="[Text]" custT="1"/>
      <dgm:spPr/>
      <dgm:t>
        <a:bodyPr/>
        <a:lstStyle/>
        <a:p>
          <a:pPr algn="ctr"/>
          <a:r>
            <a:rPr lang="en-US" sz="1000">
              <a:latin typeface="+mn-lt"/>
              <a:cs typeface="Arial" panose="020B0604020202020204" pitchFamily="34" charset="0"/>
            </a:rPr>
            <a:t>Average Trip Length by Mode</a:t>
          </a:r>
        </a:p>
      </dgm:t>
    </dgm:pt>
    <dgm:pt modelId="{2CFA35CA-20FD-48E3-BA62-8CC95DE77530}" type="parTrans" cxnId="{623CA6D1-A5D1-4E39-9D17-B30F12B44D31}">
      <dgm:prSet/>
      <dgm:spPr/>
      <dgm:t>
        <a:bodyPr/>
        <a:lstStyle/>
        <a:p>
          <a:pPr algn="ctr"/>
          <a:endParaRPr lang="en-US" sz="1000">
            <a:latin typeface="+mn-lt"/>
            <a:cs typeface="Arial" panose="020B0604020202020204" pitchFamily="34" charset="0"/>
          </a:endParaRPr>
        </a:p>
      </dgm:t>
    </dgm:pt>
    <dgm:pt modelId="{ECD41951-4BB5-4413-AD22-4328B38E6BF3}" type="sibTrans" cxnId="{623CA6D1-A5D1-4E39-9D17-B30F12B44D31}">
      <dgm:prSet/>
      <dgm:spPr/>
      <dgm:t>
        <a:bodyPr/>
        <a:lstStyle/>
        <a:p>
          <a:pPr algn="ctr"/>
          <a:endParaRPr lang="en-US" sz="1000">
            <a:latin typeface="+mn-lt"/>
            <a:cs typeface="Arial" panose="020B0604020202020204" pitchFamily="34" charset="0"/>
          </a:endParaRPr>
        </a:p>
      </dgm:t>
    </dgm:pt>
    <dgm:pt modelId="{7CDBF310-F115-40CF-8E53-9125419A08F1}">
      <dgm:prSet phldrT="[Text]" custT="1"/>
      <dgm:spPr/>
      <dgm:t>
        <a:bodyPr/>
        <a:lstStyle/>
        <a:p>
          <a:pPr algn="ctr"/>
          <a:r>
            <a:rPr lang="en-US" sz="1000">
              <a:latin typeface="+mn-lt"/>
              <a:cs typeface="Arial" panose="020B0604020202020204" pitchFamily="34" charset="0"/>
            </a:rPr>
            <a:t>% of EJ Population Within a 1/2-Mile Walk of a Transit Stop</a:t>
          </a:r>
        </a:p>
      </dgm:t>
    </dgm:pt>
    <dgm:pt modelId="{A1936BBE-18B0-4895-813F-845096DB9C47}" type="parTrans" cxnId="{C9B205C1-095B-4B15-8FFD-BE29272EF233}">
      <dgm:prSet/>
      <dgm:spPr/>
      <dgm:t>
        <a:bodyPr/>
        <a:lstStyle/>
        <a:p>
          <a:pPr algn="ctr"/>
          <a:endParaRPr lang="en-US" sz="1000">
            <a:latin typeface="+mn-lt"/>
            <a:cs typeface="Arial" panose="020B0604020202020204" pitchFamily="34" charset="0"/>
          </a:endParaRPr>
        </a:p>
      </dgm:t>
    </dgm:pt>
    <dgm:pt modelId="{BBC5DE6C-DBC8-45C2-80A2-D9D1D2B1A0E3}" type="sibTrans" cxnId="{C9B205C1-095B-4B15-8FFD-BE29272EF233}">
      <dgm:prSet/>
      <dgm:spPr/>
      <dgm:t>
        <a:bodyPr/>
        <a:lstStyle/>
        <a:p>
          <a:pPr algn="ctr"/>
          <a:endParaRPr lang="en-US" sz="1000">
            <a:latin typeface="+mn-lt"/>
            <a:cs typeface="Arial" panose="020B0604020202020204" pitchFamily="34" charset="0"/>
          </a:endParaRPr>
        </a:p>
      </dgm:t>
    </dgm:pt>
    <dgm:pt modelId="{6F964F22-DAA7-4D07-B988-E50ED939620E}">
      <dgm:prSet phldrT="[Text]" custT="1"/>
      <dgm:spPr/>
      <dgm:t>
        <a:bodyPr/>
        <a:lstStyle/>
        <a:p>
          <a:pPr algn="ctr"/>
          <a:r>
            <a:rPr lang="en-US" sz="1000">
              <a:latin typeface="+mn-lt"/>
              <a:cs typeface="Arial" panose="020B0604020202020204" pitchFamily="34" charset="0"/>
            </a:rPr>
            <a:t>Jobs Accessible Within 30 Minutes by Transit, Walking, or Biking</a:t>
          </a:r>
        </a:p>
      </dgm:t>
    </dgm:pt>
    <dgm:pt modelId="{F6F2346E-8D6B-43A1-A916-0B2F10F0C829}" type="parTrans" cxnId="{E7E61311-EE3E-43DB-AFE5-449E8B321FC4}">
      <dgm:prSet/>
      <dgm:spPr/>
      <dgm:t>
        <a:bodyPr/>
        <a:lstStyle/>
        <a:p>
          <a:pPr algn="ctr"/>
          <a:endParaRPr lang="en-US" sz="1000">
            <a:latin typeface="+mn-lt"/>
            <a:cs typeface="Arial" panose="020B0604020202020204" pitchFamily="34" charset="0"/>
          </a:endParaRPr>
        </a:p>
      </dgm:t>
    </dgm:pt>
    <dgm:pt modelId="{815A56DF-0CF6-473B-BAAD-5238E5AE158C}" type="sibTrans" cxnId="{E7E61311-EE3E-43DB-AFE5-449E8B321FC4}">
      <dgm:prSet/>
      <dgm:spPr/>
      <dgm:t>
        <a:bodyPr/>
        <a:lstStyle/>
        <a:p>
          <a:pPr algn="ctr"/>
          <a:endParaRPr lang="en-US" sz="1000">
            <a:latin typeface="+mn-lt"/>
            <a:cs typeface="Arial" panose="020B0604020202020204" pitchFamily="34" charset="0"/>
          </a:endParaRPr>
        </a:p>
      </dgm:t>
    </dgm:pt>
    <dgm:pt modelId="{7534C415-1B78-48A6-8332-67E0445746BF}">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Fatalities and Serious Injuries</a:t>
          </a:r>
        </a:p>
      </dgm:t>
    </dgm:pt>
    <dgm:pt modelId="{3DA627DB-939D-49C5-B829-E06D8689EEBF}" type="parTrans" cxnId="{60653040-981F-466E-84FE-B0023AE39879}">
      <dgm:prSet/>
      <dgm:spPr/>
      <dgm:t>
        <a:bodyPr/>
        <a:lstStyle/>
        <a:p>
          <a:pPr algn="ctr"/>
          <a:endParaRPr lang="en-US" sz="1000">
            <a:latin typeface="+mn-lt"/>
            <a:cs typeface="Arial" panose="020B0604020202020204" pitchFamily="34" charset="0"/>
          </a:endParaRPr>
        </a:p>
      </dgm:t>
    </dgm:pt>
    <dgm:pt modelId="{930FEA2E-1484-4A20-BED5-257D4626C749}" type="sibTrans" cxnId="{60653040-981F-466E-84FE-B0023AE39879}">
      <dgm:prSet/>
      <dgm:spPr/>
      <dgm:t>
        <a:bodyPr/>
        <a:lstStyle/>
        <a:p>
          <a:pPr algn="ctr"/>
          <a:endParaRPr lang="en-US" sz="1000">
            <a:latin typeface="+mn-lt"/>
            <a:cs typeface="Arial" panose="020B0604020202020204" pitchFamily="34" charset="0"/>
          </a:endParaRPr>
        </a:p>
      </dgm:t>
    </dgm:pt>
    <dgm:pt modelId="{C0D85949-B344-42DC-91C2-DC7FBBCB6217}">
      <dgm:prSet phldrT="[Text]" custT="1"/>
      <dgm:spPr/>
      <dgm:t>
        <a:bodyPr/>
        <a:lstStyle/>
        <a:p>
          <a:pPr algn="ctr"/>
          <a:r>
            <a:rPr lang="en-US" sz="1000">
              <a:latin typeface="+mn-lt"/>
              <a:cs typeface="Arial" panose="020B0604020202020204" pitchFamily="34" charset="0"/>
            </a:rPr>
            <a:t>Number of Fatalities</a:t>
          </a:r>
        </a:p>
      </dgm:t>
    </dgm:pt>
    <dgm:pt modelId="{CC724B48-C469-4A38-B634-C46959B7A06C}" type="parTrans" cxnId="{CC550F70-5027-4504-A813-8C57A8F6F47A}">
      <dgm:prSet/>
      <dgm:spPr/>
      <dgm:t>
        <a:bodyPr/>
        <a:lstStyle/>
        <a:p>
          <a:pPr algn="ctr"/>
          <a:endParaRPr lang="en-US" sz="1000">
            <a:latin typeface="+mn-lt"/>
            <a:cs typeface="Arial" panose="020B0604020202020204" pitchFamily="34" charset="0"/>
          </a:endParaRPr>
        </a:p>
      </dgm:t>
    </dgm:pt>
    <dgm:pt modelId="{77787541-02AF-41A0-9042-9E3BCCE70CD1}" type="sibTrans" cxnId="{CC550F70-5027-4504-A813-8C57A8F6F47A}">
      <dgm:prSet/>
      <dgm:spPr/>
      <dgm:t>
        <a:bodyPr/>
        <a:lstStyle/>
        <a:p>
          <a:pPr algn="ctr"/>
          <a:endParaRPr lang="en-US" sz="1000">
            <a:latin typeface="+mn-lt"/>
            <a:cs typeface="Arial" panose="020B0604020202020204" pitchFamily="34" charset="0"/>
          </a:endParaRPr>
        </a:p>
      </dgm:t>
    </dgm:pt>
    <dgm:pt modelId="{7B91E61A-E233-44AE-B03A-416224516800}">
      <dgm:prSet phldrT="[Text]" custT="1"/>
      <dgm:spPr/>
      <dgm:t>
        <a:bodyPr/>
        <a:lstStyle/>
        <a:p>
          <a:pPr algn="ctr"/>
          <a:r>
            <a:rPr lang="en-US" sz="1000">
              <a:latin typeface="+mn-lt"/>
              <a:cs typeface="Arial" panose="020B0604020202020204" pitchFamily="34" charset="0"/>
            </a:rPr>
            <a:t>Number of Serious Injuries</a:t>
          </a:r>
        </a:p>
      </dgm:t>
    </dgm:pt>
    <dgm:pt modelId="{1A988965-4CF3-40A1-B46F-D9A1C5E273E5}" type="parTrans" cxnId="{147D3E84-23F6-4AAF-8CE5-B5559742B8CF}">
      <dgm:prSet/>
      <dgm:spPr/>
      <dgm:t>
        <a:bodyPr/>
        <a:lstStyle/>
        <a:p>
          <a:pPr algn="ctr"/>
          <a:endParaRPr lang="en-US" sz="1000">
            <a:latin typeface="+mn-lt"/>
            <a:cs typeface="Arial" panose="020B0604020202020204" pitchFamily="34" charset="0"/>
          </a:endParaRPr>
        </a:p>
      </dgm:t>
    </dgm:pt>
    <dgm:pt modelId="{3AD08A3C-34E2-4ED7-B949-01DB9CA498C3}" type="sibTrans" cxnId="{147D3E84-23F6-4AAF-8CE5-B5559742B8CF}">
      <dgm:prSet/>
      <dgm:spPr/>
      <dgm:t>
        <a:bodyPr/>
        <a:lstStyle/>
        <a:p>
          <a:pPr algn="ctr"/>
          <a:endParaRPr lang="en-US" sz="1000">
            <a:latin typeface="+mn-lt"/>
            <a:cs typeface="Arial" panose="020B0604020202020204" pitchFamily="34" charset="0"/>
          </a:endParaRPr>
        </a:p>
      </dgm:t>
    </dgm:pt>
    <dgm:pt modelId="{C37A5716-FD41-424C-828E-A2A8C9907B26}" type="pres">
      <dgm:prSet presAssocID="{3F48E47A-D1A1-4BF1-950C-C85ED1F25EC6}" presName="vert0" presStyleCnt="0">
        <dgm:presLayoutVars>
          <dgm:dir/>
          <dgm:animOne val="branch"/>
          <dgm:animLvl val="lvl"/>
        </dgm:presLayoutVars>
      </dgm:prSet>
      <dgm:spPr/>
    </dgm:pt>
    <dgm:pt modelId="{A6D54BF4-4392-469E-A45A-83AD2E0F6B6A}" type="pres">
      <dgm:prSet presAssocID="{256C6D41-4DE4-48D5-A095-8FCE1FB1C5A5}" presName="thickLine" presStyleLbl="alignNode1" presStyleIdx="0" presStyleCnt="4"/>
      <dgm:spPr/>
    </dgm:pt>
    <dgm:pt modelId="{32D0BC6A-E514-46DB-A933-B35698059331}" type="pres">
      <dgm:prSet presAssocID="{256C6D41-4DE4-48D5-A095-8FCE1FB1C5A5}" presName="horz1" presStyleCnt="0"/>
      <dgm:spPr/>
    </dgm:pt>
    <dgm:pt modelId="{BCA69037-B7A2-4E93-A46F-D32707C63368}" type="pres">
      <dgm:prSet presAssocID="{256C6D41-4DE4-48D5-A095-8FCE1FB1C5A5}" presName="tx1" presStyleLbl="revTx" presStyleIdx="0" presStyleCnt="16"/>
      <dgm:spPr/>
    </dgm:pt>
    <dgm:pt modelId="{5667F123-0722-4CFF-9253-3E60222B407E}" type="pres">
      <dgm:prSet presAssocID="{256C6D41-4DE4-48D5-A095-8FCE1FB1C5A5}" presName="vert1" presStyleCnt="0"/>
      <dgm:spPr/>
    </dgm:pt>
    <dgm:pt modelId="{6FB27033-606E-434B-9D8A-5DAC47E0675A}" type="pres">
      <dgm:prSet presAssocID="{BBF42BDD-BB76-449F-9BBE-31C2EAFA0C7F}" presName="vertSpace2a" presStyleCnt="0"/>
      <dgm:spPr/>
    </dgm:pt>
    <dgm:pt modelId="{915550CE-0D3C-4219-B209-C634E3768CCF}" type="pres">
      <dgm:prSet presAssocID="{BBF42BDD-BB76-449F-9BBE-31C2EAFA0C7F}" presName="horz2" presStyleCnt="0"/>
      <dgm:spPr/>
    </dgm:pt>
    <dgm:pt modelId="{3399C33E-CDCB-4EC0-B582-4B7A64BCE2D0}" type="pres">
      <dgm:prSet presAssocID="{BBF42BDD-BB76-449F-9BBE-31C2EAFA0C7F}" presName="horzSpace2" presStyleCnt="0"/>
      <dgm:spPr/>
    </dgm:pt>
    <dgm:pt modelId="{C78213A8-D85F-4106-8965-C0A903B49EED}" type="pres">
      <dgm:prSet presAssocID="{BBF42BDD-BB76-449F-9BBE-31C2EAFA0C7F}" presName="tx2" presStyleLbl="revTx" presStyleIdx="1" presStyleCnt="16"/>
      <dgm:spPr/>
    </dgm:pt>
    <dgm:pt modelId="{1C6FCED6-F39E-48F4-875A-9311EF44A056}" type="pres">
      <dgm:prSet presAssocID="{BBF42BDD-BB76-449F-9BBE-31C2EAFA0C7F}" presName="vert2" presStyleCnt="0"/>
      <dgm:spPr/>
    </dgm:pt>
    <dgm:pt modelId="{7BF8C309-A14E-4F16-A994-2E3BD3DE6D5A}" type="pres">
      <dgm:prSet presAssocID="{BBF42BDD-BB76-449F-9BBE-31C2EAFA0C7F}" presName="thinLine2b" presStyleLbl="callout" presStyleIdx="0" presStyleCnt="12"/>
      <dgm:spPr/>
    </dgm:pt>
    <dgm:pt modelId="{2815974D-9027-4D75-AE83-53967A58229A}" type="pres">
      <dgm:prSet presAssocID="{BBF42BDD-BB76-449F-9BBE-31C2EAFA0C7F}" presName="vertSpace2b" presStyleCnt="0"/>
      <dgm:spPr/>
    </dgm:pt>
    <dgm:pt modelId="{8CB91593-252C-4DFB-8932-3A3A9DC2D918}" type="pres">
      <dgm:prSet presAssocID="{08651B6B-E926-4C28-8917-6DA7B4859D54}" presName="horz2" presStyleCnt="0"/>
      <dgm:spPr/>
    </dgm:pt>
    <dgm:pt modelId="{06908BF0-7CDA-4EF1-9BBB-ED023AF62D13}" type="pres">
      <dgm:prSet presAssocID="{08651B6B-E926-4C28-8917-6DA7B4859D54}" presName="horzSpace2" presStyleCnt="0"/>
      <dgm:spPr/>
    </dgm:pt>
    <dgm:pt modelId="{25264BD3-307D-4282-A496-050A11853AE3}" type="pres">
      <dgm:prSet presAssocID="{08651B6B-E926-4C28-8917-6DA7B4859D54}" presName="tx2" presStyleLbl="revTx" presStyleIdx="2" presStyleCnt="16"/>
      <dgm:spPr/>
    </dgm:pt>
    <dgm:pt modelId="{E5600946-F7D7-42A4-9C9C-BEC883DFD3BE}" type="pres">
      <dgm:prSet presAssocID="{08651B6B-E926-4C28-8917-6DA7B4859D54}" presName="vert2" presStyleCnt="0"/>
      <dgm:spPr/>
    </dgm:pt>
    <dgm:pt modelId="{BD6320DF-AFC0-4131-A723-86BF4ABC421E}" type="pres">
      <dgm:prSet presAssocID="{08651B6B-E926-4C28-8917-6DA7B4859D54}" presName="thinLine2b" presStyleLbl="callout" presStyleIdx="1" presStyleCnt="12"/>
      <dgm:spPr/>
    </dgm:pt>
    <dgm:pt modelId="{35F0DC56-AE35-46E4-9168-39D4FC508363}" type="pres">
      <dgm:prSet presAssocID="{08651B6B-E926-4C28-8917-6DA7B4859D54}" presName="vertSpace2b" presStyleCnt="0"/>
      <dgm:spPr/>
    </dgm:pt>
    <dgm:pt modelId="{21F4DE51-3C20-4BC4-ADA0-BA66A91661D3}" type="pres">
      <dgm:prSet presAssocID="{0527FEBD-43F9-426C-975F-11A59AF3655B}" presName="horz2" presStyleCnt="0"/>
      <dgm:spPr/>
    </dgm:pt>
    <dgm:pt modelId="{54D917E9-83BE-4692-B034-CE6220ED71FF}" type="pres">
      <dgm:prSet presAssocID="{0527FEBD-43F9-426C-975F-11A59AF3655B}" presName="horzSpace2" presStyleCnt="0"/>
      <dgm:spPr/>
    </dgm:pt>
    <dgm:pt modelId="{57E56BAF-860B-40F5-B9B0-9B4F19A0D550}" type="pres">
      <dgm:prSet presAssocID="{0527FEBD-43F9-426C-975F-11A59AF3655B}" presName="tx2" presStyleLbl="revTx" presStyleIdx="3" presStyleCnt="16"/>
      <dgm:spPr/>
    </dgm:pt>
    <dgm:pt modelId="{BBB3B62D-FCD8-4905-A1FA-09BC3583F942}" type="pres">
      <dgm:prSet presAssocID="{0527FEBD-43F9-426C-975F-11A59AF3655B}" presName="vert2" presStyleCnt="0"/>
      <dgm:spPr/>
    </dgm:pt>
    <dgm:pt modelId="{958BBD65-6083-4D6C-941B-434FAFF73F63}" type="pres">
      <dgm:prSet presAssocID="{0527FEBD-43F9-426C-975F-11A59AF3655B}" presName="thinLine2b" presStyleLbl="callout" presStyleIdx="2" presStyleCnt="12"/>
      <dgm:spPr/>
    </dgm:pt>
    <dgm:pt modelId="{068F75A7-31D7-44FB-AE7A-33B6D458F42C}" type="pres">
      <dgm:prSet presAssocID="{0527FEBD-43F9-426C-975F-11A59AF3655B}" presName="vertSpace2b" presStyleCnt="0"/>
      <dgm:spPr/>
    </dgm:pt>
    <dgm:pt modelId="{589FAB9D-28F4-49CA-97A2-35AE3D6DCF78}" type="pres">
      <dgm:prSet presAssocID="{839E85B3-FAB0-4B8E-862E-E22C0363BF11}" presName="thickLine" presStyleLbl="alignNode1" presStyleIdx="1" presStyleCnt="4"/>
      <dgm:spPr/>
    </dgm:pt>
    <dgm:pt modelId="{B315FBAD-5E51-49A5-A6F8-CE18B2F276E8}" type="pres">
      <dgm:prSet presAssocID="{839E85B3-FAB0-4B8E-862E-E22C0363BF11}" presName="horz1" presStyleCnt="0"/>
      <dgm:spPr/>
    </dgm:pt>
    <dgm:pt modelId="{5192DC3F-6E6D-4E07-A4B5-70D22B794413}" type="pres">
      <dgm:prSet presAssocID="{839E85B3-FAB0-4B8E-862E-E22C0363BF11}" presName="tx1" presStyleLbl="revTx" presStyleIdx="4" presStyleCnt="16"/>
      <dgm:spPr/>
    </dgm:pt>
    <dgm:pt modelId="{79624B98-A4C0-43D6-A44C-DC0070501515}" type="pres">
      <dgm:prSet presAssocID="{839E85B3-FAB0-4B8E-862E-E22C0363BF11}" presName="vert1" presStyleCnt="0"/>
      <dgm:spPr/>
    </dgm:pt>
    <dgm:pt modelId="{953D484D-22C4-4A39-B2F4-95D3E709F3A6}" type="pres">
      <dgm:prSet presAssocID="{5B9342A8-088B-4EE7-B2CA-B918936F644C}" presName="vertSpace2a" presStyleCnt="0"/>
      <dgm:spPr/>
    </dgm:pt>
    <dgm:pt modelId="{70B540FD-43EE-442E-BBF0-6DAC7CFDCBD9}" type="pres">
      <dgm:prSet presAssocID="{5B9342A8-088B-4EE7-B2CA-B918936F644C}" presName="horz2" presStyleCnt="0"/>
      <dgm:spPr/>
    </dgm:pt>
    <dgm:pt modelId="{0D242DC9-178C-4FC4-8D44-3C681F75BF8F}" type="pres">
      <dgm:prSet presAssocID="{5B9342A8-088B-4EE7-B2CA-B918936F644C}" presName="horzSpace2" presStyleCnt="0"/>
      <dgm:spPr/>
    </dgm:pt>
    <dgm:pt modelId="{2BD18F22-7255-4C2C-AA1A-B516D7752AE9}" type="pres">
      <dgm:prSet presAssocID="{5B9342A8-088B-4EE7-B2CA-B918936F644C}" presName="tx2" presStyleLbl="revTx" presStyleIdx="5" presStyleCnt="16"/>
      <dgm:spPr/>
    </dgm:pt>
    <dgm:pt modelId="{DCFE1CC7-2FC9-430E-B7AE-29E35CAB1AAB}" type="pres">
      <dgm:prSet presAssocID="{5B9342A8-088B-4EE7-B2CA-B918936F644C}" presName="vert2" presStyleCnt="0"/>
      <dgm:spPr/>
    </dgm:pt>
    <dgm:pt modelId="{F1A96D8D-812A-497B-9A93-62AEE1C9F4F0}" type="pres">
      <dgm:prSet presAssocID="{5B9342A8-088B-4EE7-B2CA-B918936F644C}" presName="thinLine2b" presStyleLbl="callout" presStyleIdx="3" presStyleCnt="12"/>
      <dgm:spPr/>
    </dgm:pt>
    <dgm:pt modelId="{17238E80-70AF-4F68-BC54-4E44D5085377}" type="pres">
      <dgm:prSet presAssocID="{5B9342A8-088B-4EE7-B2CA-B918936F644C}" presName="vertSpace2b" presStyleCnt="0"/>
      <dgm:spPr/>
    </dgm:pt>
    <dgm:pt modelId="{28936FBF-566B-4376-AED8-C0E8385AE391}" type="pres">
      <dgm:prSet presAssocID="{141014F6-9F0E-412F-AB7E-14FC9E31F7EC}" presName="horz2" presStyleCnt="0"/>
      <dgm:spPr/>
    </dgm:pt>
    <dgm:pt modelId="{9B365042-40AA-4BC1-867B-9AD387649108}" type="pres">
      <dgm:prSet presAssocID="{141014F6-9F0E-412F-AB7E-14FC9E31F7EC}" presName="horzSpace2" presStyleCnt="0"/>
      <dgm:spPr/>
    </dgm:pt>
    <dgm:pt modelId="{B737D98F-D5C9-41E7-84B1-F551BF2DDEB8}" type="pres">
      <dgm:prSet presAssocID="{141014F6-9F0E-412F-AB7E-14FC9E31F7EC}" presName="tx2" presStyleLbl="revTx" presStyleIdx="6" presStyleCnt="16"/>
      <dgm:spPr/>
    </dgm:pt>
    <dgm:pt modelId="{4F05E733-0930-4869-8EF7-E3D743276FEC}" type="pres">
      <dgm:prSet presAssocID="{141014F6-9F0E-412F-AB7E-14FC9E31F7EC}" presName="vert2" presStyleCnt="0"/>
      <dgm:spPr/>
    </dgm:pt>
    <dgm:pt modelId="{9C490D4D-B4D4-4042-8502-98DF14BCF30F}" type="pres">
      <dgm:prSet presAssocID="{141014F6-9F0E-412F-AB7E-14FC9E31F7EC}" presName="thinLine2b" presStyleLbl="callout" presStyleIdx="4" presStyleCnt="12"/>
      <dgm:spPr/>
    </dgm:pt>
    <dgm:pt modelId="{55267A57-C9F9-4170-9411-4E0C0EA37C02}" type="pres">
      <dgm:prSet presAssocID="{141014F6-9F0E-412F-AB7E-14FC9E31F7EC}" presName="vertSpace2b" presStyleCnt="0"/>
      <dgm:spPr/>
    </dgm:pt>
    <dgm:pt modelId="{1F7A2AE1-EA05-4DC0-82E7-C037F988AE95}" type="pres">
      <dgm:prSet presAssocID="{95B0659A-C675-4820-ADE0-5F253B1B17AD}" presName="horz2" presStyleCnt="0"/>
      <dgm:spPr/>
    </dgm:pt>
    <dgm:pt modelId="{C496AC08-4D15-4ECC-959E-BD0BE9D2488E}" type="pres">
      <dgm:prSet presAssocID="{95B0659A-C675-4820-ADE0-5F253B1B17AD}" presName="horzSpace2" presStyleCnt="0"/>
      <dgm:spPr/>
    </dgm:pt>
    <dgm:pt modelId="{A3E3AD1C-28BE-4242-BB17-2A7F851D6397}" type="pres">
      <dgm:prSet presAssocID="{95B0659A-C675-4820-ADE0-5F253B1B17AD}" presName="tx2" presStyleLbl="revTx" presStyleIdx="7" presStyleCnt="16"/>
      <dgm:spPr/>
    </dgm:pt>
    <dgm:pt modelId="{B685F0C4-3934-4E1C-A640-8CA214FFA439}" type="pres">
      <dgm:prSet presAssocID="{95B0659A-C675-4820-ADE0-5F253B1B17AD}" presName="vert2" presStyleCnt="0"/>
      <dgm:spPr/>
    </dgm:pt>
    <dgm:pt modelId="{34A184C4-7FA7-4418-84E6-092B46419E8C}" type="pres">
      <dgm:prSet presAssocID="{95B0659A-C675-4820-ADE0-5F253B1B17AD}" presName="thinLine2b" presStyleLbl="callout" presStyleIdx="5" presStyleCnt="12"/>
      <dgm:spPr/>
    </dgm:pt>
    <dgm:pt modelId="{6C38F7F4-684A-4FE5-A434-6A0402E5C634}" type="pres">
      <dgm:prSet presAssocID="{95B0659A-C675-4820-ADE0-5F253B1B17AD}" presName="vertSpace2b" presStyleCnt="0"/>
      <dgm:spPr/>
    </dgm:pt>
    <dgm:pt modelId="{DFB4D9D0-FAC3-45A3-908A-B5832F2BBA05}" type="pres">
      <dgm:prSet presAssocID="{07998F97-FD71-45F2-A48E-E0EFB73C4ED0}" presName="horz2" presStyleCnt="0"/>
      <dgm:spPr/>
    </dgm:pt>
    <dgm:pt modelId="{AA157D95-D219-4AAD-8218-71F2E03A0165}" type="pres">
      <dgm:prSet presAssocID="{07998F97-FD71-45F2-A48E-E0EFB73C4ED0}" presName="horzSpace2" presStyleCnt="0"/>
      <dgm:spPr/>
    </dgm:pt>
    <dgm:pt modelId="{15B087D2-E816-47FD-9994-4EB40A677F3B}" type="pres">
      <dgm:prSet presAssocID="{07998F97-FD71-45F2-A48E-E0EFB73C4ED0}" presName="tx2" presStyleLbl="revTx" presStyleIdx="8" presStyleCnt="16"/>
      <dgm:spPr/>
    </dgm:pt>
    <dgm:pt modelId="{0205CB96-4DC7-44D0-BD66-62ACDF7B5666}" type="pres">
      <dgm:prSet presAssocID="{07998F97-FD71-45F2-A48E-E0EFB73C4ED0}" presName="vert2" presStyleCnt="0"/>
      <dgm:spPr/>
    </dgm:pt>
    <dgm:pt modelId="{520B6004-68EA-4619-8BFF-3903729B6F86}" type="pres">
      <dgm:prSet presAssocID="{07998F97-FD71-45F2-A48E-E0EFB73C4ED0}" presName="thinLine2b" presStyleLbl="callout" presStyleIdx="6" presStyleCnt="12"/>
      <dgm:spPr/>
    </dgm:pt>
    <dgm:pt modelId="{5D0F9064-3CBB-417C-A010-6DF685AA672F}" type="pres">
      <dgm:prSet presAssocID="{07998F97-FD71-45F2-A48E-E0EFB73C4ED0}" presName="vertSpace2b" presStyleCnt="0"/>
      <dgm:spPr/>
    </dgm:pt>
    <dgm:pt modelId="{BDC7FFC1-4E82-49D4-A790-1E7EDD2F1535}" type="pres">
      <dgm:prSet presAssocID="{10835348-6881-47F8-8BC9-DAB19DE70A38}" presName="thickLine" presStyleLbl="alignNode1" presStyleIdx="2" presStyleCnt="4"/>
      <dgm:spPr/>
    </dgm:pt>
    <dgm:pt modelId="{FCEFEE03-7799-4E9C-8B73-918CC8A233E6}" type="pres">
      <dgm:prSet presAssocID="{10835348-6881-47F8-8BC9-DAB19DE70A38}" presName="horz1" presStyleCnt="0"/>
      <dgm:spPr/>
    </dgm:pt>
    <dgm:pt modelId="{6DE5604E-CFEF-46B3-A346-98ECC791420E}" type="pres">
      <dgm:prSet presAssocID="{10835348-6881-47F8-8BC9-DAB19DE70A38}" presName="tx1" presStyleLbl="revTx" presStyleIdx="9" presStyleCnt="16"/>
      <dgm:spPr/>
    </dgm:pt>
    <dgm:pt modelId="{DECC2AED-D045-42C4-8FA7-373A6B103145}" type="pres">
      <dgm:prSet presAssocID="{10835348-6881-47F8-8BC9-DAB19DE70A38}" presName="vert1" presStyleCnt="0"/>
      <dgm:spPr/>
    </dgm:pt>
    <dgm:pt modelId="{6832BF97-D6BE-41C5-B9B0-E7DC1F41136C}" type="pres">
      <dgm:prSet presAssocID="{2A723DB3-5CD4-40F0-AB7E-7394A6DB126C}" presName="vertSpace2a" presStyleCnt="0"/>
      <dgm:spPr/>
    </dgm:pt>
    <dgm:pt modelId="{AD028BD6-23B8-4A7B-B6BB-B24A132260A7}" type="pres">
      <dgm:prSet presAssocID="{2A723DB3-5CD4-40F0-AB7E-7394A6DB126C}" presName="horz2" presStyleCnt="0"/>
      <dgm:spPr/>
    </dgm:pt>
    <dgm:pt modelId="{4C1C40B1-8E24-483D-9BE8-4CFE2A3EB7D2}" type="pres">
      <dgm:prSet presAssocID="{2A723DB3-5CD4-40F0-AB7E-7394A6DB126C}" presName="horzSpace2" presStyleCnt="0"/>
      <dgm:spPr/>
    </dgm:pt>
    <dgm:pt modelId="{200C5896-B8EE-457E-A9EE-0A783C91706E}" type="pres">
      <dgm:prSet presAssocID="{2A723DB3-5CD4-40F0-AB7E-7394A6DB126C}" presName="tx2" presStyleLbl="revTx" presStyleIdx="10" presStyleCnt="16"/>
      <dgm:spPr/>
    </dgm:pt>
    <dgm:pt modelId="{16043A0C-7DBA-43DB-96D7-74DDAFDC7790}" type="pres">
      <dgm:prSet presAssocID="{2A723DB3-5CD4-40F0-AB7E-7394A6DB126C}" presName="vert2" presStyleCnt="0"/>
      <dgm:spPr/>
    </dgm:pt>
    <dgm:pt modelId="{3935F303-7CA7-4AE3-BB47-86758448E82D}" type="pres">
      <dgm:prSet presAssocID="{2A723DB3-5CD4-40F0-AB7E-7394A6DB126C}" presName="thinLine2b" presStyleLbl="callout" presStyleIdx="7" presStyleCnt="12"/>
      <dgm:spPr/>
    </dgm:pt>
    <dgm:pt modelId="{D345ED36-BEDC-49B1-8E1C-F42BD548DAC3}" type="pres">
      <dgm:prSet presAssocID="{2A723DB3-5CD4-40F0-AB7E-7394A6DB126C}" presName="vertSpace2b" presStyleCnt="0"/>
      <dgm:spPr/>
    </dgm:pt>
    <dgm:pt modelId="{19410168-4E03-40BE-BF34-C071B009664B}" type="pres">
      <dgm:prSet presAssocID="{7CDBF310-F115-40CF-8E53-9125419A08F1}" presName="horz2" presStyleCnt="0"/>
      <dgm:spPr/>
    </dgm:pt>
    <dgm:pt modelId="{10EAE307-189E-4375-A74D-A8F2FF6A6320}" type="pres">
      <dgm:prSet presAssocID="{7CDBF310-F115-40CF-8E53-9125419A08F1}" presName="horzSpace2" presStyleCnt="0"/>
      <dgm:spPr/>
    </dgm:pt>
    <dgm:pt modelId="{92DF2E6E-FEB9-42AC-8427-A418F8C36296}" type="pres">
      <dgm:prSet presAssocID="{7CDBF310-F115-40CF-8E53-9125419A08F1}" presName="tx2" presStyleLbl="revTx" presStyleIdx="11" presStyleCnt="16"/>
      <dgm:spPr/>
    </dgm:pt>
    <dgm:pt modelId="{81093D8C-3BEB-4C82-8DE0-27F9E30D22BC}" type="pres">
      <dgm:prSet presAssocID="{7CDBF310-F115-40CF-8E53-9125419A08F1}" presName="vert2" presStyleCnt="0"/>
      <dgm:spPr/>
    </dgm:pt>
    <dgm:pt modelId="{42679ECC-0415-4915-92FE-28C4472E6949}" type="pres">
      <dgm:prSet presAssocID="{7CDBF310-F115-40CF-8E53-9125419A08F1}" presName="thinLine2b" presStyleLbl="callout" presStyleIdx="8" presStyleCnt="12"/>
      <dgm:spPr/>
    </dgm:pt>
    <dgm:pt modelId="{F5280C3F-A8A7-47C1-93B0-9E93841D5204}" type="pres">
      <dgm:prSet presAssocID="{7CDBF310-F115-40CF-8E53-9125419A08F1}" presName="vertSpace2b" presStyleCnt="0"/>
      <dgm:spPr/>
    </dgm:pt>
    <dgm:pt modelId="{E504D8D8-A93C-42C9-BEA9-BB6167548F34}" type="pres">
      <dgm:prSet presAssocID="{6F964F22-DAA7-4D07-B988-E50ED939620E}" presName="horz2" presStyleCnt="0"/>
      <dgm:spPr/>
    </dgm:pt>
    <dgm:pt modelId="{BAADC9B2-E7C7-4A41-BC5D-82E52B24CF08}" type="pres">
      <dgm:prSet presAssocID="{6F964F22-DAA7-4D07-B988-E50ED939620E}" presName="horzSpace2" presStyleCnt="0"/>
      <dgm:spPr/>
    </dgm:pt>
    <dgm:pt modelId="{6655098C-3C07-4227-9726-E6E12256F1A0}" type="pres">
      <dgm:prSet presAssocID="{6F964F22-DAA7-4D07-B988-E50ED939620E}" presName="tx2" presStyleLbl="revTx" presStyleIdx="12" presStyleCnt="16"/>
      <dgm:spPr/>
    </dgm:pt>
    <dgm:pt modelId="{037E6D27-0DC1-47DB-889C-AB86F3B990D8}" type="pres">
      <dgm:prSet presAssocID="{6F964F22-DAA7-4D07-B988-E50ED939620E}" presName="vert2" presStyleCnt="0"/>
      <dgm:spPr/>
    </dgm:pt>
    <dgm:pt modelId="{496F1BE2-9698-4C96-BD97-12F8DFFA83D2}" type="pres">
      <dgm:prSet presAssocID="{6F964F22-DAA7-4D07-B988-E50ED939620E}" presName="thinLine2b" presStyleLbl="callout" presStyleIdx="9" presStyleCnt="12"/>
      <dgm:spPr/>
    </dgm:pt>
    <dgm:pt modelId="{A5CFAC4D-003F-4BAC-B3D6-CA4F4EDCDC5A}" type="pres">
      <dgm:prSet presAssocID="{6F964F22-DAA7-4D07-B988-E50ED939620E}" presName="vertSpace2b" presStyleCnt="0"/>
      <dgm:spPr/>
    </dgm:pt>
    <dgm:pt modelId="{97C56A02-9212-41D3-8792-8A556D915F67}" type="pres">
      <dgm:prSet presAssocID="{7534C415-1B78-48A6-8332-67E0445746BF}" presName="thickLine" presStyleLbl="alignNode1" presStyleIdx="3" presStyleCnt="4"/>
      <dgm:spPr/>
    </dgm:pt>
    <dgm:pt modelId="{EA6F6172-75EC-45BB-902E-ED35F47F1BFE}" type="pres">
      <dgm:prSet presAssocID="{7534C415-1B78-48A6-8332-67E0445746BF}" presName="horz1" presStyleCnt="0"/>
      <dgm:spPr/>
    </dgm:pt>
    <dgm:pt modelId="{9543A073-C412-4A5F-B9FF-DB51B3AC1874}" type="pres">
      <dgm:prSet presAssocID="{7534C415-1B78-48A6-8332-67E0445746BF}" presName="tx1" presStyleLbl="revTx" presStyleIdx="13" presStyleCnt="16"/>
      <dgm:spPr/>
    </dgm:pt>
    <dgm:pt modelId="{89DD45E4-5271-4129-8CA8-0D1F052B378A}" type="pres">
      <dgm:prSet presAssocID="{7534C415-1B78-48A6-8332-67E0445746BF}" presName="vert1" presStyleCnt="0"/>
      <dgm:spPr/>
    </dgm:pt>
    <dgm:pt modelId="{18DA6D42-A5A7-4957-8F73-D528D5322B54}" type="pres">
      <dgm:prSet presAssocID="{C0D85949-B344-42DC-91C2-DC7FBBCB6217}" presName="vertSpace2a" presStyleCnt="0"/>
      <dgm:spPr/>
    </dgm:pt>
    <dgm:pt modelId="{C384D616-0E61-426D-AD94-08D41CA410C5}" type="pres">
      <dgm:prSet presAssocID="{C0D85949-B344-42DC-91C2-DC7FBBCB6217}" presName="horz2" presStyleCnt="0"/>
      <dgm:spPr/>
    </dgm:pt>
    <dgm:pt modelId="{D6585B61-463D-4B83-A1B2-0F7E5E322BE6}" type="pres">
      <dgm:prSet presAssocID="{C0D85949-B344-42DC-91C2-DC7FBBCB6217}" presName="horzSpace2" presStyleCnt="0"/>
      <dgm:spPr/>
    </dgm:pt>
    <dgm:pt modelId="{78C61286-CA99-468F-B599-9F09F976E308}" type="pres">
      <dgm:prSet presAssocID="{C0D85949-B344-42DC-91C2-DC7FBBCB6217}" presName="tx2" presStyleLbl="revTx" presStyleIdx="14" presStyleCnt="16"/>
      <dgm:spPr/>
    </dgm:pt>
    <dgm:pt modelId="{90A94A0B-5828-4369-A05D-7B06C3EAA410}" type="pres">
      <dgm:prSet presAssocID="{C0D85949-B344-42DC-91C2-DC7FBBCB6217}" presName="vert2" presStyleCnt="0"/>
      <dgm:spPr/>
    </dgm:pt>
    <dgm:pt modelId="{DA949E66-1ACD-4342-8452-62F5369AA855}" type="pres">
      <dgm:prSet presAssocID="{C0D85949-B344-42DC-91C2-DC7FBBCB6217}" presName="thinLine2b" presStyleLbl="callout" presStyleIdx="10" presStyleCnt="12"/>
      <dgm:spPr/>
    </dgm:pt>
    <dgm:pt modelId="{86AC8FC3-1347-4A4A-9F78-DECAE651A756}" type="pres">
      <dgm:prSet presAssocID="{C0D85949-B344-42DC-91C2-DC7FBBCB6217}" presName="vertSpace2b" presStyleCnt="0"/>
      <dgm:spPr/>
    </dgm:pt>
    <dgm:pt modelId="{49B84B48-7967-474D-8CBC-C708FC3866E1}" type="pres">
      <dgm:prSet presAssocID="{7B91E61A-E233-44AE-B03A-416224516800}" presName="horz2" presStyleCnt="0"/>
      <dgm:spPr/>
    </dgm:pt>
    <dgm:pt modelId="{B95D9F35-BD3C-48CC-B610-C86F8554D2A2}" type="pres">
      <dgm:prSet presAssocID="{7B91E61A-E233-44AE-B03A-416224516800}" presName="horzSpace2" presStyleCnt="0"/>
      <dgm:spPr/>
    </dgm:pt>
    <dgm:pt modelId="{B8A48C4F-8154-47DC-A30A-65A57A583FB9}" type="pres">
      <dgm:prSet presAssocID="{7B91E61A-E233-44AE-B03A-416224516800}" presName="tx2" presStyleLbl="revTx" presStyleIdx="15" presStyleCnt="16"/>
      <dgm:spPr/>
    </dgm:pt>
    <dgm:pt modelId="{80DB49DB-422C-4314-A4B6-10F657A682C2}" type="pres">
      <dgm:prSet presAssocID="{7B91E61A-E233-44AE-B03A-416224516800}" presName="vert2" presStyleCnt="0"/>
      <dgm:spPr/>
    </dgm:pt>
    <dgm:pt modelId="{87116476-816D-44E5-83FC-65CB3DB471BB}" type="pres">
      <dgm:prSet presAssocID="{7B91E61A-E233-44AE-B03A-416224516800}" presName="thinLine2b" presStyleLbl="callout" presStyleIdx="11" presStyleCnt="12"/>
      <dgm:spPr/>
    </dgm:pt>
    <dgm:pt modelId="{0C7A8FE7-A074-4130-8DB8-BA728DC18951}" type="pres">
      <dgm:prSet presAssocID="{7B91E61A-E233-44AE-B03A-416224516800}" presName="vertSpace2b" presStyleCnt="0"/>
      <dgm:spPr/>
    </dgm:pt>
  </dgm:ptLst>
  <dgm:cxnLst>
    <dgm:cxn modelId="{876A7200-DA6A-40BC-A7C9-C7E885774FCC}" type="presOf" srcId="{7CDBF310-F115-40CF-8E53-9125419A08F1}" destId="{92DF2E6E-FEB9-42AC-8427-A418F8C36296}" srcOrd="0" destOrd="0" presId="urn:microsoft.com/office/officeart/2008/layout/LinedList"/>
    <dgm:cxn modelId="{59DEE40D-F38B-4075-BF29-A824CC41606D}" type="presOf" srcId="{5B9342A8-088B-4EE7-B2CA-B918936F644C}" destId="{2BD18F22-7255-4C2C-AA1A-B516D7752AE9}" srcOrd="0" destOrd="0" presId="urn:microsoft.com/office/officeart/2008/layout/LinedList"/>
    <dgm:cxn modelId="{A21BAA10-A396-4152-AA0D-36BCD00F6015}" type="presOf" srcId="{6F964F22-DAA7-4D07-B988-E50ED939620E}" destId="{6655098C-3C07-4227-9726-E6E12256F1A0}" srcOrd="0" destOrd="0" presId="urn:microsoft.com/office/officeart/2008/layout/LinedList"/>
    <dgm:cxn modelId="{E7E61311-EE3E-43DB-AFE5-449E8B321FC4}" srcId="{10835348-6881-47F8-8BC9-DAB19DE70A38}" destId="{6F964F22-DAA7-4D07-B988-E50ED939620E}" srcOrd="2" destOrd="0" parTransId="{F6F2346E-8D6B-43A1-A916-0B2F10F0C829}" sibTransId="{815A56DF-0CF6-473B-BAAD-5238E5AE158C}"/>
    <dgm:cxn modelId="{36D65D17-9581-4711-9503-F7C34448EE9A}" srcId="{839E85B3-FAB0-4B8E-862E-E22C0363BF11}" destId="{07998F97-FD71-45F2-A48E-E0EFB73C4ED0}" srcOrd="3" destOrd="0" parTransId="{04773C6A-4696-4305-923E-683B45A07F53}" sibTransId="{0A891926-3FBE-4A23-9A3E-FD00BD16A909}"/>
    <dgm:cxn modelId="{DCD4AD31-E5BF-4F4D-93B2-4230B0E7B508}" type="presOf" srcId="{3F48E47A-D1A1-4BF1-950C-C85ED1F25EC6}" destId="{C37A5716-FD41-424C-828E-A2A8C9907B26}" srcOrd="0" destOrd="0" presId="urn:microsoft.com/office/officeart/2008/layout/LinedList"/>
    <dgm:cxn modelId="{849DF534-C511-4644-B181-AAF8DA79E5F5}" srcId="{839E85B3-FAB0-4B8E-862E-E22C0363BF11}" destId="{5B9342A8-088B-4EE7-B2CA-B918936F644C}" srcOrd="0" destOrd="0" parTransId="{D9116213-9002-4617-BC2D-960188CA679A}" sibTransId="{8E58316F-AE80-4A4C-88B0-87A647B75654}"/>
    <dgm:cxn modelId="{4CD3A439-4BBC-4D60-A7DD-6F02C1A73002}" type="presOf" srcId="{7B91E61A-E233-44AE-B03A-416224516800}" destId="{B8A48C4F-8154-47DC-A30A-65A57A583FB9}" srcOrd="0" destOrd="0" presId="urn:microsoft.com/office/officeart/2008/layout/LinedList"/>
    <dgm:cxn modelId="{60653040-981F-466E-84FE-B0023AE39879}" srcId="{3F48E47A-D1A1-4BF1-950C-C85ED1F25EC6}" destId="{7534C415-1B78-48A6-8332-67E0445746BF}" srcOrd="3" destOrd="0" parTransId="{3DA627DB-939D-49C5-B829-E06D8689EEBF}" sibTransId="{930FEA2E-1484-4A20-BED5-257D4626C749}"/>
    <dgm:cxn modelId="{3E6A9B40-9529-498E-A023-90E99D0E1B42}" srcId="{256C6D41-4DE4-48D5-A095-8FCE1FB1C5A5}" destId="{0527FEBD-43F9-426C-975F-11A59AF3655B}" srcOrd="2" destOrd="0" parTransId="{A65F0196-DCA5-4811-915C-BAB3BAA7A017}" sibTransId="{7971C904-B6E6-4F71-906D-6BF12AA7DA48}"/>
    <dgm:cxn modelId="{E794A661-F36E-4C42-9385-69ED8EDE73F3}" type="presOf" srcId="{10835348-6881-47F8-8BC9-DAB19DE70A38}" destId="{6DE5604E-CFEF-46B3-A346-98ECC791420E}" srcOrd="0" destOrd="0" presId="urn:microsoft.com/office/officeart/2008/layout/LinedList"/>
    <dgm:cxn modelId="{380BF963-0C61-440E-A142-5345E5506AC9}" type="presOf" srcId="{256C6D41-4DE4-48D5-A095-8FCE1FB1C5A5}" destId="{BCA69037-B7A2-4E93-A46F-D32707C63368}" srcOrd="0" destOrd="0" presId="urn:microsoft.com/office/officeart/2008/layout/LinedList"/>
    <dgm:cxn modelId="{CC550F70-5027-4504-A813-8C57A8F6F47A}" srcId="{7534C415-1B78-48A6-8332-67E0445746BF}" destId="{C0D85949-B344-42DC-91C2-DC7FBBCB6217}" srcOrd="0" destOrd="0" parTransId="{CC724B48-C469-4A38-B634-C46959B7A06C}" sibTransId="{77787541-02AF-41A0-9042-9E3BCCE70CD1}"/>
    <dgm:cxn modelId="{755C0975-0011-42E6-8AD9-28E275BDC643}" type="presOf" srcId="{C0D85949-B344-42DC-91C2-DC7FBBCB6217}" destId="{78C61286-CA99-468F-B599-9F09F976E308}" srcOrd="0" destOrd="0" presId="urn:microsoft.com/office/officeart/2008/layout/LinedList"/>
    <dgm:cxn modelId="{DD537677-2FEB-4548-8226-89F76B85251E}" type="presOf" srcId="{BBF42BDD-BB76-449F-9BBE-31C2EAFA0C7F}" destId="{C78213A8-D85F-4106-8965-C0A903B49EED}" srcOrd="0" destOrd="0" presId="urn:microsoft.com/office/officeart/2008/layout/LinedList"/>
    <dgm:cxn modelId="{2300C657-CDCD-4491-9956-F1D2B04EB1D1}" srcId="{3F48E47A-D1A1-4BF1-950C-C85ED1F25EC6}" destId="{839E85B3-FAB0-4B8E-862E-E22C0363BF11}" srcOrd="1" destOrd="0" parTransId="{613E63CE-75F8-4171-9315-9E4A73BE3BC7}" sibTransId="{85FB63AD-14A0-45C9-879F-78EE1BF2C842}"/>
    <dgm:cxn modelId="{83F76D82-C73D-413E-9D2C-E044B5C95A1C}" srcId="{3F48E47A-D1A1-4BF1-950C-C85ED1F25EC6}" destId="{256C6D41-4DE4-48D5-A095-8FCE1FB1C5A5}" srcOrd="0" destOrd="0" parTransId="{EEC29609-27B4-448D-AB13-CEA42A014558}" sibTransId="{2A991979-E442-465A-B807-0E0D4650AE10}"/>
    <dgm:cxn modelId="{147D3E84-23F6-4AAF-8CE5-B5559742B8CF}" srcId="{7534C415-1B78-48A6-8332-67E0445746BF}" destId="{7B91E61A-E233-44AE-B03A-416224516800}" srcOrd="1" destOrd="0" parTransId="{1A988965-4CF3-40A1-B46F-D9A1C5E273E5}" sibTransId="{3AD08A3C-34E2-4ED7-B949-01DB9CA498C3}"/>
    <dgm:cxn modelId="{3738188D-3F77-4B40-8873-5CBBCD1D50F7}" srcId="{256C6D41-4DE4-48D5-A095-8FCE1FB1C5A5}" destId="{BBF42BDD-BB76-449F-9BBE-31C2EAFA0C7F}" srcOrd="0" destOrd="0" parTransId="{CF05C459-086B-4C11-AAB8-B633E78FF3D1}" sibTransId="{29EA53C1-76CB-4711-85FB-D55C230FFA94}"/>
    <dgm:cxn modelId="{964F8FA6-E557-42D4-9E88-61687398EE1B}" type="presOf" srcId="{95B0659A-C675-4820-ADE0-5F253B1B17AD}" destId="{A3E3AD1C-28BE-4242-BB17-2A7F851D6397}" srcOrd="0" destOrd="0" presId="urn:microsoft.com/office/officeart/2008/layout/LinedList"/>
    <dgm:cxn modelId="{7BE8C0AA-61AB-47C6-BC07-F2ADDA7FB9C4}" type="presOf" srcId="{08651B6B-E926-4C28-8917-6DA7B4859D54}" destId="{25264BD3-307D-4282-A496-050A11853AE3}" srcOrd="0" destOrd="0" presId="urn:microsoft.com/office/officeart/2008/layout/LinedList"/>
    <dgm:cxn modelId="{976AB1AC-1EEC-449A-8B17-C7EDAE2F04F7}" type="presOf" srcId="{0527FEBD-43F9-426C-975F-11A59AF3655B}" destId="{57E56BAF-860B-40F5-B9B0-9B4F19A0D550}" srcOrd="0" destOrd="0" presId="urn:microsoft.com/office/officeart/2008/layout/LinedList"/>
    <dgm:cxn modelId="{C9B205C1-095B-4B15-8FFD-BE29272EF233}" srcId="{10835348-6881-47F8-8BC9-DAB19DE70A38}" destId="{7CDBF310-F115-40CF-8E53-9125419A08F1}" srcOrd="1" destOrd="0" parTransId="{A1936BBE-18B0-4895-813F-845096DB9C47}" sibTransId="{BBC5DE6C-DBC8-45C2-80A2-D9D1D2B1A0E3}"/>
    <dgm:cxn modelId="{A28523C3-74D9-4771-804F-F136B67F6F61}" srcId="{839E85B3-FAB0-4B8E-862E-E22C0363BF11}" destId="{95B0659A-C675-4820-ADE0-5F253B1B17AD}" srcOrd="2" destOrd="0" parTransId="{0589B505-03CC-44CA-8C90-C43CCBE90D25}" sibTransId="{7CAEA792-9571-4A7F-9F1E-35AE5E4C5BF2}"/>
    <dgm:cxn modelId="{88F98EC6-F009-4DB0-BD41-A6A292441997}" type="presOf" srcId="{2A723DB3-5CD4-40F0-AB7E-7394A6DB126C}" destId="{200C5896-B8EE-457E-A9EE-0A783C91706E}" srcOrd="0" destOrd="0" presId="urn:microsoft.com/office/officeart/2008/layout/LinedList"/>
    <dgm:cxn modelId="{623CA6D1-A5D1-4E39-9D17-B30F12B44D31}" srcId="{10835348-6881-47F8-8BC9-DAB19DE70A38}" destId="{2A723DB3-5CD4-40F0-AB7E-7394A6DB126C}" srcOrd="0" destOrd="0" parTransId="{2CFA35CA-20FD-48E3-BA62-8CC95DE77530}" sibTransId="{ECD41951-4BB5-4413-AD22-4328B38E6BF3}"/>
    <dgm:cxn modelId="{6341BCD6-4558-4E80-834A-2C5C028A4709}" type="presOf" srcId="{7534C415-1B78-48A6-8332-67E0445746BF}" destId="{9543A073-C412-4A5F-B9FF-DB51B3AC1874}" srcOrd="0" destOrd="0" presId="urn:microsoft.com/office/officeart/2008/layout/LinedList"/>
    <dgm:cxn modelId="{108F41D7-2D40-493C-9116-EEB4962A90AB}" type="presOf" srcId="{07998F97-FD71-45F2-A48E-E0EFB73C4ED0}" destId="{15B087D2-E816-47FD-9994-4EB40A677F3B}" srcOrd="0" destOrd="0" presId="urn:microsoft.com/office/officeart/2008/layout/LinedList"/>
    <dgm:cxn modelId="{B023A3DF-AC7B-4824-B0E9-CC7D92611EA5}" type="presOf" srcId="{141014F6-9F0E-412F-AB7E-14FC9E31F7EC}" destId="{B737D98F-D5C9-41E7-84B1-F551BF2DDEB8}" srcOrd="0" destOrd="0" presId="urn:microsoft.com/office/officeart/2008/layout/LinedList"/>
    <dgm:cxn modelId="{255007E4-E3D3-473A-B79F-247D5CDEDCE5}" srcId="{839E85B3-FAB0-4B8E-862E-E22C0363BF11}" destId="{141014F6-9F0E-412F-AB7E-14FC9E31F7EC}" srcOrd="1" destOrd="0" parTransId="{4E7EFBCC-C85F-40F9-9844-AEB1AEDAA2D9}" sibTransId="{F9EC0FE0-69B3-46E4-AD2C-37378AB845BD}"/>
    <dgm:cxn modelId="{7AAC6EF1-A5B7-4994-A086-8522A0B4278B}" srcId="{256C6D41-4DE4-48D5-A095-8FCE1FB1C5A5}" destId="{08651B6B-E926-4C28-8917-6DA7B4859D54}" srcOrd="1" destOrd="0" parTransId="{B319088E-932B-4745-99CF-AB5391F16E87}" sibTransId="{BE10DCE6-D3C2-474C-A3FA-B12237551E11}"/>
    <dgm:cxn modelId="{A845DDFF-43AB-4614-805F-3583B9419058}" type="presOf" srcId="{839E85B3-FAB0-4B8E-862E-E22C0363BF11}" destId="{5192DC3F-6E6D-4E07-A4B5-70D22B794413}" srcOrd="0" destOrd="0" presId="urn:microsoft.com/office/officeart/2008/layout/LinedList"/>
    <dgm:cxn modelId="{F27AFDFF-5792-49F0-9572-D27E4270FA30}" srcId="{3F48E47A-D1A1-4BF1-950C-C85ED1F25EC6}" destId="{10835348-6881-47F8-8BC9-DAB19DE70A38}" srcOrd="2" destOrd="0" parTransId="{25BD2BF1-8EE4-4EA0-B376-947A36B39167}" sibTransId="{89752FBB-2D4D-4C08-87BE-BA812933D36A}"/>
    <dgm:cxn modelId="{AFD58408-C636-40CD-B93F-C3A314A2E8E6}" type="presParOf" srcId="{C37A5716-FD41-424C-828E-A2A8C9907B26}" destId="{A6D54BF4-4392-469E-A45A-83AD2E0F6B6A}" srcOrd="0" destOrd="0" presId="urn:microsoft.com/office/officeart/2008/layout/LinedList"/>
    <dgm:cxn modelId="{465D4CD8-C629-4C19-BEE1-1D97B7DB66D5}" type="presParOf" srcId="{C37A5716-FD41-424C-828E-A2A8C9907B26}" destId="{32D0BC6A-E514-46DB-A933-B35698059331}" srcOrd="1" destOrd="0" presId="urn:microsoft.com/office/officeart/2008/layout/LinedList"/>
    <dgm:cxn modelId="{4508A693-F71D-4381-824E-383E4314E734}" type="presParOf" srcId="{32D0BC6A-E514-46DB-A933-B35698059331}" destId="{BCA69037-B7A2-4E93-A46F-D32707C63368}" srcOrd="0" destOrd="0" presId="urn:microsoft.com/office/officeart/2008/layout/LinedList"/>
    <dgm:cxn modelId="{9A3503AF-30A8-4C50-A338-38F37C371599}" type="presParOf" srcId="{32D0BC6A-E514-46DB-A933-B35698059331}" destId="{5667F123-0722-4CFF-9253-3E60222B407E}" srcOrd="1" destOrd="0" presId="urn:microsoft.com/office/officeart/2008/layout/LinedList"/>
    <dgm:cxn modelId="{2A4970B1-D8A0-48FE-AEF0-47B8A61B0AA2}" type="presParOf" srcId="{5667F123-0722-4CFF-9253-3E60222B407E}" destId="{6FB27033-606E-434B-9D8A-5DAC47E0675A}" srcOrd="0" destOrd="0" presId="urn:microsoft.com/office/officeart/2008/layout/LinedList"/>
    <dgm:cxn modelId="{6B478CEA-93A9-446A-8124-3783988DF087}" type="presParOf" srcId="{5667F123-0722-4CFF-9253-3E60222B407E}" destId="{915550CE-0D3C-4219-B209-C634E3768CCF}" srcOrd="1" destOrd="0" presId="urn:microsoft.com/office/officeart/2008/layout/LinedList"/>
    <dgm:cxn modelId="{8CAD88B2-5E21-40C5-BF78-46504513F0E0}" type="presParOf" srcId="{915550CE-0D3C-4219-B209-C634E3768CCF}" destId="{3399C33E-CDCB-4EC0-B582-4B7A64BCE2D0}" srcOrd="0" destOrd="0" presId="urn:microsoft.com/office/officeart/2008/layout/LinedList"/>
    <dgm:cxn modelId="{76473E54-603A-47E9-B0D4-9C1DA23E6FFA}" type="presParOf" srcId="{915550CE-0D3C-4219-B209-C634E3768CCF}" destId="{C78213A8-D85F-4106-8965-C0A903B49EED}" srcOrd="1" destOrd="0" presId="urn:microsoft.com/office/officeart/2008/layout/LinedList"/>
    <dgm:cxn modelId="{8DBCE6AA-6D5A-4FE1-8BFA-C632D30409DF}" type="presParOf" srcId="{915550CE-0D3C-4219-B209-C634E3768CCF}" destId="{1C6FCED6-F39E-48F4-875A-9311EF44A056}" srcOrd="2" destOrd="0" presId="urn:microsoft.com/office/officeart/2008/layout/LinedList"/>
    <dgm:cxn modelId="{35B3AE4B-953F-43F3-A093-F7E997697AAC}" type="presParOf" srcId="{5667F123-0722-4CFF-9253-3E60222B407E}" destId="{7BF8C309-A14E-4F16-A994-2E3BD3DE6D5A}" srcOrd="2" destOrd="0" presId="urn:microsoft.com/office/officeart/2008/layout/LinedList"/>
    <dgm:cxn modelId="{2F3368C2-52BB-4CEC-8BA5-1106BE5DA896}" type="presParOf" srcId="{5667F123-0722-4CFF-9253-3E60222B407E}" destId="{2815974D-9027-4D75-AE83-53967A58229A}" srcOrd="3" destOrd="0" presId="urn:microsoft.com/office/officeart/2008/layout/LinedList"/>
    <dgm:cxn modelId="{A9D81303-B6C0-4CFC-B7E8-E90A4ACC8B96}" type="presParOf" srcId="{5667F123-0722-4CFF-9253-3E60222B407E}" destId="{8CB91593-252C-4DFB-8932-3A3A9DC2D918}" srcOrd="4" destOrd="0" presId="urn:microsoft.com/office/officeart/2008/layout/LinedList"/>
    <dgm:cxn modelId="{CF99CF5E-7E55-4082-9568-8CD66C7C579C}" type="presParOf" srcId="{8CB91593-252C-4DFB-8932-3A3A9DC2D918}" destId="{06908BF0-7CDA-4EF1-9BBB-ED023AF62D13}" srcOrd="0" destOrd="0" presId="urn:microsoft.com/office/officeart/2008/layout/LinedList"/>
    <dgm:cxn modelId="{9ED6DF28-2247-47AA-B49F-2511E5FC8A0F}" type="presParOf" srcId="{8CB91593-252C-4DFB-8932-3A3A9DC2D918}" destId="{25264BD3-307D-4282-A496-050A11853AE3}" srcOrd="1" destOrd="0" presId="urn:microsoft.com/office/officeart/2008/layout/LinedList"/>
    <dgm:cxn modelId="{76FB129C-4A35-416B-9955-C946059EC0B0}" type="presParOf" srcId="{8CB91593-252C-4DFB-8932-3A3A9DC2D918}" destId="{E5600946-F7D7-42A4-9C9C-BEC883DFD3BE}" srcOrd="2" destOrd="0" presId="urn:microsoft.com/office/officeart/2008/layout/LinedList"/>
    <dgm:cxn modelId="{BE567294-C86A-42A3-98D6-B33D10942AE9}" type="presParOf" srcId="{5667F123-0722-4CFF-9253-3E60222B407E}" destId="{BD6320DF-AFC0-4131-A723-86BF4ABC421E}" srcOrd="5" destOrd="0" presId="urn:microsoft.com/office/officeart/2008/layout/LinedList"/>
    <dgm:cxn modelId="{C2A8BAD6-FD30-4B97-927F-240181F82499}" type="presParOf" srcId="{5667F123-0722-4CFF-9253-3E60222B407E}" destId="{35F0DC56-AE35-46E4-9168-39D4FC508363}" srcOrd="6" destOrd="0" presId="urn:microsoft.com/office/officeart/2008/layout/LinedList"/>
    <dgm:cxn modelId="{12B68A88-C4A3-40B0-A8BF-512A5A7A2A91}" type="presParOf" srcId="{5667F123-0722-4CFF-9253-3E60222B407E}" destId="{21F4DE51-3C20-4BC4-ADA0-BA66A91661D3}" srcOrd="7" destOrd="0" presId="urn:microsoft.com/office/officeart/2008/layout/LinedList"/>
    <dgm:cxn modelId="{CA1B48A9-4A65-4CC8-A3C6-F7876F1C019F}" type="presParOf" srcId="{21F4DE51-3C20-4BC4-ADA0-BA66A91661D3}" destId="{54D917E9-83BE-4692-B034-CE6220ED71FF}" srcOrd="0" destOrd="0" presId="urn:microsoft.com/office/officeart/2008/layout/LinedList"/>
    <dgm:cxn modelId="{7A17BEE3-19F1-4439-A26A-6D9BD677864F}" type="presParOf" srcId="{21F4DE51-3C20-4BC4-ADA0-BA66A91661D3}" destId="{57E56BAF-860B-40F5-B9B0-9B4F19A0D550}" srcOrd="1" destOrd="0" presId="urn:microsoft.com/office/officeart/2008/layout/LinedList"/>
    <dgm:cxn modelId="{E3C46B7F-10B6-4636-95A8-509B37EC3E91}" type="presParOf" srcId="{21F4DE51-3C20-4BC4-ADA0-BA66A91661D3}" destId="{BBB3B62D-FCD8-4905-A1FA-09BC3583F942}" srcOrd="2" destOrd="0" presId="urn:microsoft.com/office/officeart/2008/layout/LinedList"/>
    <dgm:cxn modelId="{D152E794-FD5F-46A0-83A8-6E36708347EE}" type="presParOf" srcId="{5667F123-0722-4CFF-9253-3E60222B407E}" destId="{958BBD65-6083-4D6C-941B-434FAFF73F63}" srcOrd="8" destOrd="0" presId="urn:microsoft.com/office/officeart/2008/layout/LinedList"/>
    <dgm:cxn modelId="{20B642F9-0FC7-45E4-837A-03B974D61C4E}" type="presParOf" srcId="{5667F123-0722-4CFF-9253-3E60222B407E}" destId="{068F75A7-31D7-44FB-AE7A-33B6D458F42C}" srcOrd="9" destOrd="0" presId="urn:microsoft.com/office/officeart/2008/layout/LinedList"/>
    <dgm:cxn modelId="{772D869E-6985-413E-B9F1-78E7771A8B1E}" type="presParOf" srcId="{C37A5716-FD41-424C-828E-A2A8C9907B26}" destId="{589FAB9D-28F4-49CA-97A2-35AE3D6DCF78}" srcOrd="2" destOrd="0" presId="urn:microsoft.com/office/officeart/2008/layout/LinedList"/>
    <dgm:cxn modelId="{4FD7F0A2-10CD-41CE-A5B6-E208DF4846EC}" type="presParOf" srcId="{C37A5716-FD41-424C-828E-A2A8C9907B26}" destId="{B315FBAD-5E51-49A5-A6F8-CE18B2F276E8}" srcOrd="3" destOrd="0" presId="urn:microsoft.com/office/officeart/2008/layout/LinedList"/>
    <dgm:cxn modelId="{323CE55B-9769-4F10-A55F-443661729BF3}" type="presParOf" srcId="{B315FBAD-5E51-49A5-A6F8-CE18B2F276E8}" destId="{5192DC3F-6E6D-4E07-A4B5-70D22B794413}" srcOrd="0" destOrd="0" presId="urn:microsoft.com/office/officeart/2008/layout/LinedList"/>
    <dgm:cxn modelId="{DB685EC5-8B7B-4861-9C2A-25D98E2773A6}" type="presParOf" srcId="{B315FBAD-5E51-49A5-A6F8-CE18B2F276E8}" destId="{79624B98-A4C0-43D6-A44C-DC0070501515}" srcOrd="1" destOrd="0" presId="urn:microsoft.com/office/officeart/2008/layout/LinedList"/>
    <dgm:cxn modelId="{05E319DD-C15A-4E6B-BCEC-DA7FF0E3A20A}" type="presParOf" srcId="{79624B98-A4C0-43D6-A44C-DC0070501515}" destId="{953D484D-22C4-4A39-B2F4-95D3E709F3A6}" srcOrd="0" destOrd="0" presId="urn:microsoft.com/office/officeart/2008/layout/LinedList"/>
    <dgm:cxn modelId="{FEA1905D-5F53-4F33-A74C-91CD55C55766}" type="presParOf" srcId="{79624B98-A4C0-43D6-A44C-DC0070501515}" destId="{70B540FD-43EE-442E-BBF0-6DAC7CFDCBD9}" srcOrd="1" destOrd="0" presId="urn:microsoft.com/office/officeart/2008/layout/LinedList"/>
    <dgm:cxn modelId="{0FB1CD54-6107-4FAB-A7EA-1EC6D666A8BC}" type="presParOf" srcId="{70B540FD-43EE-442E-BBF0-6DAC7CFDCBD9}" destId="{0D242DC9-178C-4FC4-8D44-3C681F75BF8F}" srcOrd="0" destOrd="0" presId="urn:microsoft.com/office/officeart/2008/layout/LinedList"/>
    <dgm:cxn modelId="{9B740652-6562-4989-9E0B-D940F34C0E92}" type="presParOf" srcId="{70B540FD-43EE-442E-BBF0-6DAC7CFDCBD9}" destId="{2BD18F22-7255-4C2C-AA1A-B516D7752AE9}" srcOrd="1" destOrd="0" presId="urn:microsoft.com/office/officeart/2008/layout/LinedList"/>
    <dgm:cxn modelId="{1F2F2B32-2D93-44E8-9B52-7F9E3863030B}" type="presParOf" srcId="{70B540FD-43EE-442E-BBF0-6DAC7CFDCBD9}" destId="{DCFE1CC7-2FC9-430E-B7AE-29E35CAB1AAB}" srcOrd="2" destOrd="0" presId="urn:microsoft.com/office/officeart/2008/layout/LinedList"/>
    <dgm:cxn modelId="{455BAE26-E5A0-4A2C-AFFE-4DED2C613143}" type="presParOf" srcId="{79624B98-A4C0-43D6-A44C-DC0070501515}" destId="{F1A96D8D-812A-497B-9A93-62AEE1C9F4F0}" srcOrd="2" destOrd="0" presId="urn:microsoft.com/office/officeart/2008/layout/LinedList"/>
    <dgm:cxn modelId="{2AA902C7-9109-4C19-BF04-5E8EC0323336}" type="presParOf" srcId="{79624B98-A4C0-43D6-A44C-DC0070501515}" destId="{17238E80-70AF-4F68-BC54-4E44D5085377}" srcOrd="3" destOrd="0" presId="urn:microsoft.com/office/officeart/2008/layout/LinedList"/>
    <dgm:cxn modelId="{0FA8487A-C052-45D5-B17E-C4578A2414DB}" type="presParOf" srcId="{79624B98-A4C0-43D6-A44C-DC0070501515}" destId="{28936FBF-566B-4376-AED8-C0E8385AE391}" srcOrd="4" destOrd="0" presId="urn:microsoft.com/office/officeart/2008/layout/LinedList"/>
    <dgm:cxn modelId="{37366400-9B43-46D4-9852-C8A5E37315C5}" type="presParOf" srcId="{28936FBF-566B-4376-AED8-C0E8385AE391}" destId="{9B365042-40AA-4BC1-867B-9AD387649108}" srcOrd="0" destOrd="0" presId="urn:microsoft.com/office/officeart/2008/layout/LinedList"/>
    <dgm:cxn modelId="{F98AB396-DB48-402C-9710-3D520AEDC237}" type="presParOf" srcId="{28936FBF-566B-4376-AED8-C0E8385AE391}" destId="{B737D98F-D5C9-41E7-84B1-F551BF2DDEB8}" srcOrd="1" destOrd="0" presId="urn:microsoft.com/office/officeart/2008/layout/LinedList"/>
    <dgm:cxn modelId="{0B6497D8-019E-4B7D-ACDC-83D97C06CF56}" type="presParOf" srcId="{28936FBF-566B-4376-AED8-C0E8385AE391}" destId="{4F05E733-0930-4869-8EF7-E3D743276FEC}" srcOrd="2" destOrd="0" presId="urn:microsoft.com/office/officeart/2008/layout/LinedList"/>
    <dgm:cxn modelId="{7E0CC510-843E-42BF-B2CB-4153189E184F}" type="presParOf" srcId="{79624B98-A4C0-43D6-A44C-DC0070501515}" destId="{9C490D4D-B4D4-4042-8502-98DF14BCF30F}" srcOrd="5" destOrd="0" presId="urn:microsoft.com/office/officeart/2008/layout/LinedList"/>
    <dgm:cxn modelId="{ADD269A9-79A8-4BCD-A738-37F1A0977F78}" type="presParOf" srcId="{79624B98-A4C0-43D6-A44C-DC0070501515}" destId="{55267A57-C9F9-4170-9411-4E0C0EA37C02}" srcOrd="6" destOrd="0" presId="urn:microsoft.com/office/officeart/2008/layout/LinedList"/>
    <dgm:cxn modelId="{F81ADB00-F36C-40AC-BCD4-9F4C17774EAC}" type="presParOf" srcId="{79624B98-A4C0-43D6-A44C-DC0070501515}" destId="{1F7A2AE1-EA05-4DC0-82E7-C037F988AE95}" srcOrd="7" destOrd="0" presId="urn:microsoft.com/office/officeart/2008/layout/LinedList"/>
    <dgm:cxn modelId="{6AF32AAA-41F1-432D-98E5-867CFE63AA1A}" type="presParOf" srcId="{1F7A2AE1-EA05-4DC0-82E7-C037F988AE95}" destId="{C496AC08-4D15-4ECC-959E-BD0BE9D2488E}" srcOrd="0" destOrd="0" presId="urn:microsoft.com/office/officeart/2008/layout/LinedList"/>
    <dgm:cxn modelId="{0BA8A813-AC95-4C18-B84B-66B2CD4F7B8D}" type="presParOf" srcId="{1F7A2AE1-EA05-4DC0-82E7-C037F988AE95}" destId="{A3E3AD1C-28BE-4242-BB17-2A7F851D6397}" srcOrd="1" destOrd="0" presId="urn:microsoft.com/office/officeart/2008/layout/LinedList"/>
    <dgm:cxn modelId="{C9ED2898-D93E-426C-AC0D-80FE7C6B2367}" type="presParOf" srcId="{1F7A2AE1-EA05-4DC0-82E7-C037F988AE95}" destId="{B685F0C4-3934-4E1C-A640-8CA214FFA439}" srcOrd="2" destOrd="0" presId="urn:microsoft.com/office/officeart/2008/layout/LinedList"/>
    <dgm:cxn modelId="{9AD2507E-9B1E-44B7-9865-64CA7E361549}" type="presParOf" srcId="{79624B98-A4C0-43D6-A44C-DC0070501515}" destId="{34A184C4-7FA7-4418-84E6-092B46419E8C}" srcOrd="8" destOrd="0" presId="urn:microsoft.com/office/officeart/2008/layout/LinedList"/>
    <dgm:cxn modelId="{9BA36A6B-2FEC-44D2-90E3-240F1B0FEFFF}" type="presParOf" srcId="{79624B98-A4C0-43D6-A44C-DC0070501515}" destId="{6C38F7F4-684A-4FE5-A434-6A0402E5C634}" srcOrd="9" destOrd="0" presId="urn:microsoft.com/office/officeart/2008/layout/LinedList"/>
    <dgm:cxn modelId="{A78E5104-F736-4D16-8944-DEC5F1138DE7}" type="presParOf" srcId="{79624B98-A4C0-43D6-A44C-DC0070501515}" destId="{DFB4D9D0-FAC3-45A3-908A-B5832F2BBA05}" srcOrd="10" destOrd="0" presId="urn:microsoft.com/office/officeart/2008/layout/LinedList"/>
    <dgm:cxn modelId="{C85CB1DC-7F24-4460-AA43-829C25ED9EA6}" type="presParOf" srcId="{DFB4D9D0-FAC3-45A3-908A-B5832F2BBA05}" destId="{AA157D95-D219-4AAD-8218-71F2E03A0165}" srcOrd="0" destOrd="0" presId="urn:microsoft.com/office/officeart/2008/layout/LinedList"/>
    <dgm:cxn modelId="{C23376E8-63BC-4BAA-998A-64C8C59BEC4A}" type="presParOf" srcId="{DFB4D9D0-FAC3-45A3-908A-B5832F2BBA05}" destId="{15B087D2-E816-47FD-9994-4EB40A677F3B}" srcOrd="1" destOrd="0" presId="urn:microsoft.com/office/officeart/2008/layout/LinedList"/>
    <dgm:cxn modelId="{5D80DCBF-696D-49A6-AF8A-09CB4CC7BDBD}" type="presParOf" srcId="{DFB4D9D0-FAC3-45A3-908A-B5832F2BBA05}" destId="{0205CB96-4DC7-44D0-BD66-62ACDF7B5666}" srcOrd="2" destOrd="0" presId="urn:microsoft.com/office/officeart/2008/layout/LinedList"/>
    <dgm:cxn modelId="{F68E7064-6BBF-49C2-9C1B-410EEA739C3E}" type="presParOf" srcId="{79624B98-A4C0-43D6-A44C-DC0070501515}" destId="{520B6004-68EA-4619-8BFF-3903729B6F86}" srcOrd="11" destOrd="0" presId="urn:microsoft.com/office/officeart/2008/layout/LinedList"/>
    <dgm:cxn modelId="{ECD702F0-079F-48D3-9EBF-40093AF99087}" type="presParOf" srcId="{79624B98-A4C0-43D6-A44C-DC0070501515}" destId="{5D0F9064-3CBB-417C-A010-6DF685AA672F}" srcOrd="12" destOrd="0" presId="urn:microsoft.com/office/officeart/2008/layout/LinedList"/>
    <dgm:cxn modelId="{395B5093-32B3-4D4E-B38F-4AA5698B0464}" type="presParOf" srcId="{C37A5716-FD41-424C-828E-A2A8C9907B26}" destId="{BDC7FFC1-4E82-49D4-A790-1E7EDD2F1535}" srcOrd="4" destOrd="0" presId="urn:microsoft.com/office/officeart/2008/layout/LinedList"/>
    <dgm:cxn modelId="{0A69256C-5A36-40C8-9642-EC732AE9272D}" type="presParOf" srcId="{C37A5716-FD41-424C-828E-A2A8C9907B26}" destId="{FCEFEE03-7799-4E9C-8B73-918CC8A233E6}" srcOrd="5" destOrd="0" presId="urn:microsoft.com/office/officeart/2008/layout/LinedList"/>
    <dgm:cxn modelId="{48F95D3A-F757-443D-BBEB-87CD3852D7DF}" type="presParOf" srcId="{FCEFEE03-7799-4E9C-8B73-918CC8A233E6}" destId="{6DE5604E-CFEF-46B3-A346-98ECC791420E}" srcOrd="0" destOrd="0" presId="urn:microsoft.com/office/officeart/2008/layout/LinedList"/>
    <dgm:cxn modelId="{79C9F2C0-0BAD-4BD4-AEA2-970D6E947EBE}" type="presParOf" srcId="{FCEFEE03-7799-4E9C-8B73-918CC8A233E6}" destId="{DECC2AED-D045-42C4-8FA7-373A6B103145}" srcOrd="1" destOrd="0" presId="urn:microsoft.com/office/officeart/2008/layout/LinedList"/>
    <dgm:cxn modelId="{1534CACB-6D75-4B92-8F86-46E7C5F68EBB}" type="presParOf" srcId="{DECC2AED-D045-42C4-8FA7-373A6B103145}" destId="{6832BF97-D6BE-41C5-B9B0-E7DC1F41136C}" srcOrd="0" destOrd="0" presId="urn:microsoft.com/office/officeart/2008/layout/LinedList"/>
    <dgm:cxn modelId="{F301AED4-D4A0-4D92-B22C-0177E012411E}" type="presParOf" srcId="{DECC2AED-D045-42C4-8FA7-373A6B103145}" destId="{AD028BD6-23B8-4A7B-B6BB-B24A132260A7}" srcOrd="1" destOrd="0" presId="urn:microsoft.com/office/officeart/2008/layout/LinedList"/>
    <dgm:cxn modelId="{29A0EB30-4E6A-47E6-832E-02DE857AB3FA}" type="presParOf" srcId="{AD028BD6-23B8-4A7B-B6BB-B24A132260A7}" destId="{4C1C40B1-8E24-483D-9BE8-4CFE2A3EB7D2}" srcOrd="0" destOrd="0" presId="urn:microsoft.com/office/officeart/2008/layout/LinedList"/>
    <dgm:cxn modelId="{C8FAD2FE-D332-438D-A394-0C70089323E7}" type="presParOf" srcId="{AD028BD6-23B8-4A7B-B6BB-B24A132260A7}" destId="{200C5896-B8EE-457E-A9EE-0A783C91706E}" srcOrd="1" destOrd="0" presId="urn:microsoft.com/office/officeart/2008/layout/LinedList"/>
    <dgm:cxn modelId="{61BAAFEA-D9BA-4FD6-B295-455AE8473E11}" type="presParOf" srcId="{AD028BD6-23B8-4A7B-B6BB-B24A132260A7}" destId="{16043A0C-7DBA-43DB-96D7-74DDAFDC7790}" srcOrd="2" destOrd="0" presId="urn:microsoft.com/office/officeart/2008/layout/LinedList"/>
    <dgm:cxn modelId="{D177C1B5-F90C-4FA8-946F-E3CB079B0FA2}" type="presParOf" srcId="{DECC2AED-D045-42C4-8FA7-373A6B103145}" destId="{3935F303-7CA7-4AE3-BB47-86758448E82D}" srcOrd="2" destOrd="0" presId="urn:microsoft.com/office/officeart/2008/layout/LinedList"/>
    <dgm:cxn modelId="{585C9E0D-82F4-4BDB-AC59-12AF99278A66}" type="presParOf" srcId="{DECC2AED-D045-42C4-8FA7-373A6B103145}" destId="{D345ED36-BEDC-49B1-8E1C-F42BD548DAC3}" srcOrd="3" destOrd="0" presId="urn:microsoft.com/office/officeart/2008/layout/LinedList"/>
    <dgm:cxn modelId="{1205A2B8-6E6A-499A-84B7-2F05FF57EFE4}" type="presParOf" srcId="{DECC2AED-D045-42C4-8FA7-373A6B103145}" destId="{19410168-4E03-40BE-BF34-C071B009664B}" srcOrd="4" destOrd="0" presId="urn:microsoft.com/office/officeart/2008/layout/LinedList"/>
    <dgm:cxn modelId="{98348F88-2556-4170-B163-015D61BAF629}" type="presParOf" srcId="{19410168-4E03-40BE-BF34-C071B009664B}" destId="{10EAE307-189E-4375-A74D-A8F2FF6A6320}" srcOrd="0" destOrd="0" presId="urn:microsoft.com/office/officeart/2008/layout/LinedList"/>
    <dgm:cxn modelId="{DB2EF0A1-655C-4E58-A5C4-0A0F16050798}" type="presParOf" srcId="{19410168-4E03-40BE-BF34-C071B009664B}" destId="{92DF2E6E-FEB9-42AC-8427-A418F8C36296}" srcOrd="1" destOrd="0" presId="urn:microsoft.com/office/officeart/2008/layout/LinedList"/>
    <dgm:cxn modelId="{DD1F8113-6540-426B-99BF-A91A2F322C0F}" type="presParOf" srcId="{19410168-4E03-40BE-BF34-C071B009664B}" destId="{81093D8C-3BEB-4C82-8DE0-27F9E30D22BC}" srcOrd="2" destOrd="0" presId="urn:microsoft.com/office/officeart/2008/layout/LinedList"/>
    <dgm:cxn modelId="{4ECDC8D4-C3F0-48C3-8E35-3126B8053A58}" type="presParOf" srcId="{DECC2AED-D045-42C4-8FA7-373A6B103145}" destId="{42679ECC-0415-4915-92FE-28C4472E6949}" srcOrd="5" destOrd="0" presId="urn:microsoft.com/office/officeart/2008/layout/LinedList"/>
    <dgm:cxn modelId="{4153249F-4B0E-4A3C-BA62-E19B8F5F4E2D}" type="presParOf" srcId="{DECC2AED-D045-42C4-8FA7-373A6B103145}" destId="{F5280C3F-A8A7-47C1-93B0-9E93841D5204}" srcOrd="6" destOrd="0" presId="urn:microsoft.com/office/officeart/2008/layout/LinedList"/>
    <dgm:cxn modelId="{1A25EFDF-CFEC-44EA-AB29-C0BE6787E945}" type="presParOf" srcId="{DECC2AED-D045-42C4-8FA7-373A6B103145}" destId="{E504D8D8-A93C-42C9-BEA9-BB6167548F34}" srcOrd="7" destOrd="0" presId="urn:microsoft.com/office/officeart/2008/layout/LinedList"/>
    <dgm:cxn modelId="{2C465375-0377-4C85-8AE6-9F0408E8E376}" type="presParOf" srcId="{E504D8D8-A93C-42C9-BEA9-BB6167548F34}" destId="{BAADC9B2-E7C7-4A41-BC5D-82E52B24CF08}" srcOrd="0" destOrd="0" presId="urn:microsoft.com/office/officeart/2008/layout/LinedList"/>
    <dgm:cxn modelId="{3958EDDB-08A7-4825-9770-2D280C7A071F}" type="presParOf" srcId="{E504D8D8-A93C-42C9-BEA9-BB6167548F34}" destId="{6655098C-3C07-4227-9726-E6E12256F1A0}" srcOrd="1" destOrd="0" presId="urn:microsoft.com/office/officeart/2008/layout/LinedList"/>
    <dgm:cxn modelId="{69914EB3-5E55-4971-A25E-86D486F8297A}" type="presParOf" srcId="{E504D8D8-A93C-42C9-BEA9-BB6167548F34}" destId="{037E6D27-0DC1-47DB-889C-AB86F3B990D8}" srcOrd="2" destOrd="0" presId="urn:microsoft.com/office/officeart/2008/layout/LinedList"/>
    <dgm:cxn modelId="{B359E1C9-4ECB-465B-9B39-DC476687CE5E}" type="presParOf" srcId="{DECC2AED-D045-42C4-8FA7-373A6B103145}" destId="{496F1BE2-9698-4C96-BD97-12F8DFFA83D2}" srcOrd="8" destOrd="0" presId="urn:microsoft.com/office/officeart/2008/layout/LinedList"/>
    <dgm:cxn modelId="{911EEF85-FB67-46D0-AF3B-267FD962E42A}" type="presParOf" srcId="{DECC2AED-D045-42C4-8FA7-373A6B103145}" destId="{A5CFAC4D-003F-4BAC-B3D6-CA4F4EDCDC5A}" srcOrd="9" destOrd="0" presId="urn:microsoft.com/office/officeart/2008/layout/LinedList"/>
    <dgm:cxn modelId="{448BD99F-FD2D-4395-88F8-1C070C5A049D}" type="presParOf" srcId="{C37A5716-FD41-424C-828E-A2A8C9907B26}" destId="{97C56A02-9212-41D3-8792-8A556D915F67}" srcOrd="6" destOrd="0" presId="urn:microsoft.com/office/officeart/2008/layout/LinedList"/>
    <dgm:cxn modelId="{D342189B-5D97-47C7-868E-6C089FF265FF}" type="presParOf" srcId="{C37A5716-FD41-424C-828E-A2A8C9907B26}" destId="{EA6F6172-75EC-45BB-902E-ED35F47F1BFE}" srcOrd="7" destOrd="0" presId="urn:microsoft.com/office/officeart/2008/layout/LinedList"/>
    <dgm:cxn modelId="{38985907-99D1-465E-9247-D1B4B371CC64}" type="presParOf" srcId="{EA6F6172-75EC-45BB-902E-ED35F47F1BFE}" destId="{9543A073-C412-4A5F-B9FF-DB51B3AC1874}" srcOrd="0" destOrd="0" presId="urn:microsoft.com/office/officeart/2008/layout/LinedList"/>
    <dgm:cxn modelId="{AA615CFA-08C3-4106-A6E4-140206360385}" type="presParOf" srcId="{EA6F6172-75EC-45BB-902E-ED35F47F1BFE}" destId="{89DD45E4-5271-4129-8CA8-0D1F052B378A}" srcOrd="1" destOrd="0" presId="urn:microsoft.com/office/officeart/2008/layout/LinedList"/>
    <dgm:cxn modelId="{C8C68CA1-0159-477E-A4E0-DAED1BBBD6A8}" type="presParOf" srcId="{89DD45E4-5271-4129-8CA8-0D1F052B378A}" destId="{18DA6D42-A5A7-4957-8F73-D528D5322B54}" srcOrd="0" destOrd="0" presId="urn:microsoft.com/office/officeart/2008/layout/LinedList"/>
    <dgm:cxn modelId="{429E12C2-74AF-42AE-8168-6D540F5746DF}" type="presParOf" srcId="{89DD45E4-5271-4129-8CA8-0D1F052B378A}" destId="{C384D616-0E61-426D-AD94-08D41CA410C5}" srcOrd="1" destOrd="0" presId="urn:microsoft.com/office/officeart/2008/layout/LinedList"/>
    <dgm:cxn modelId="{54748BC1-258F-4A4A-BD23-F0134ABBBA38}" type="presParOf" srcId="{C384D616-0E61-426D-AD94-08D41CA410C5}" destId="{D6585B61-463D-4B83-A1B2-0F7E5E322BE6}" srcOrd="0" destOrd="0" presId="urn:microsoft.com/office/officeart/2008/layout/LinedList"/>
    <dgm:cxn modelId="{9BBC0BAF-7B6A-48FD-BCB8-7D3BE248B284}" type="presParOf" srcId="{C384D616-0E61-426D-AD94-08D41CA410C5}" destId="{78C61286-CA99-468F-B599-9F09F976E308}" srcOrd="1" destOrd="0" presId="urn:microsoft.com/office/officeart/2008/layout/LinedList"/>
    <dgm:cxn modelId="{82AE5E5C-6192-496B-9AB5-A17336FB09B0}" type="presParOf" srcId="{C384D616-0E61-426D-AD94-08D41CA410C5}" destId="{90A94A0B-5828-4369-A05D-7B06C3EAA410}" srcOrd="2" destOrd="0" presId="urn:microsoft.com/office/officeart/2008/layout/LinedList"/>
    <dgm:cxn modelId="{BF84937B-34F6-4D27-A22A-91B308F25C4B}" type="presParOf" srcId="{89DD45E4-5271-4129-8CA8-0D1F052B378A}" destId="{DA949E66-1ACD-4342-8452-62F5369AA855}" srcOrd="2" destOrd="0" presId="urn:microsoft.com/office/officeart/2008/layout/LinedList"/>
    <dgm:cxn modelId="{605B2664-89D3-4B85-A2C1-546EFA8C53C5}" type="presParOf" srcId="{89DD45E4-5271-4129-8CA8-0D1F052B378A}" destId="{86AC8FC3-1347-4A4A-9F78-DECAE651A756}" srcOrd="3" destOrd="0" presId="urn:microsoft.com/office/officeart/2008/layout/LinedList"/>
    <dgm:cxn modelId="{A8B90017-94BC-4CEC-9A79-A490900620EF}" type="presParOf" srcId="{89DD45E4-5271-4129-8CA8-0D1F052B378A}" destId="{49B84B48-7967-474D-8CBC-C708FC3866E1}" srcOrd="4" destOrd="0" presId="urn:microsoft.com/office/officeart/2008/layout/LinedList"/>
    <dgm:cxn modelId="{126BD72C-E7B5-467B-9137-96BAE5E269CC}" type="presParOf" srcId="{49B84B48-7967-474D-8CBC-C708FC3866E1}" destId="{B95D9F35-BD3C-48CC-B610-C86F8554D2A2}" srcOrd="0" destOrd="0" presId="urn:microsoft.com/office/officeart/2008/layout/LinedList"/>
    <dgm:cxn modelId="{F6F56B3B-9CE0-4A9A-BC73-ADE8CCA423F4}" type="presParOf" srcId="{49B84B48-7967-474D-8CBC-C708FC3866E1}" destId="{B8A48C4F-8154-47DC-A30A-65A57A583FB9}" srcOrd="1" destOrd="0" presId="urn:microsoft.com/office/officeart/2008/layout/LinedList"/>
    <dgm:cxn modelId="{40B77BCB-5FE0-4F98-BD99-468CB6BE0C70}" type="presParOf" srcId="{49B84B48-7967-474D-8CBC-C708FC3866E1}" destId="{80DB49DB-422C-4314-A4B6-10F657A682C2}" srcOrd="2" destOrd="0" presId="urn:microsoft.com/office/officeart/2008/layout/LinedList"/>
    <dgm:cxn modelId="{8EEF693D-6520-4A5D-866E-87BDD59677B2}" type="presParOf" srcId="{89DD45E4-5271-4129-8CA8-0D1F052B378A}" destId="{87116476-816D-44E5-83FC-65CB3DB471BB}" srcOrd="5" destOrd="0" presId="urn:microsoft.com/office/officeart/2008/layout/LinedList"/>
    <dgm:cxn modelId="{C9861156-9045-4D63-9716-09F9EDC16760}" type="presParOf" srcId="{89DD45E4-5271-4129-8CA8-0D1F052B378A}" destId="{0C7A8FE7-A074-4130-8DB8-BA728DC18951}" srcOrd="6" destOrd="0" presId="urn:microsoft.com/office/officeart/2008/layout/LinedList"/>
  </dgm:cxnLst>
  <dgm:bg/>
  <dgm:whole>
    <a:ln>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E78B4-D45C-4899-B638-41314E0A7EFA}" type="doc">
      <dgm:prSet loTypeId="urn:microsoft.com/office/officeart/2008/layout/HorizontalMultiLevelHierarchy" loCatId="hierarchy" qsTypeId="urn:microsoft.com/office/officeart/2005/8/quickstyle/simple3" qsCatId="simple" csTypeId="urn:microsoft.com/office/officeart/2005/8/colors/colorful4" csCatId="colorful" phldr="1"/>
      <dgm:spPr/>
      <dgm:t>
        <a:bodyPr/>
        <a:lstStyle/>
        <a:p>
          <a:endParaRPr lang="en-US"/>
        </a:p>
      </dgm:t>
    </dgm:pt>
    <dgm:pt modelId="{F0F429A7-8BE2-4E19-A180-A8DC004AB6DC}">
      <dgm:prSet phldrT="[Text]" custT="1"/>
      <dgm:spPr/>
      <dgm:t>
        <a:bodyPr/>
        <a:lstStyle/>
        <a:p>
          <a:r>
            <a:rPr lang="en-US" sz="1000"/>
            <a:t>Goods-Producing</a:t>
          </a:r>
        </a:p>
      </dgm:t>
    </dgm:pt>
    <dgm:pt modelId="{A46F5EBE-2E45-4B85-B6AF-B8BDAB15DBE5}" type="parTrans" cxnId="{C64B4888-9FBB-4316-9D15-B7FF164CBD33}">
      <dgm:prSet/>
      <dgm:spPr/>
      <dgm:t>
        <a:bodyPr/>
        <a:lstStyle/>
        <a:p>
          <a:endParaRPr lang="en-US" sz="1000"/>
        </a:p>
      </dgm:t>
    </dgm:pt>
    <dgm:pt modelId="{58B59781-9B90-413F-8911-FA8AC1723B7B}" type="sibTrans" cxnId="{C64B4888-9FBB-4316-9D15-B7FF164CBD33}">
      <dgm:prSet/>
      <dgm:spPr/>
      <dgm:t>
        <a:bodyPr/>
        <a:lstStyle/>
        <a:p>
          <a:endParaRPr lang="en-US" sz="1000"/>
        </a:p>
      </dgm:t>
    </dgm:pt>
    <dgm:pt modelId="{4BB3F7E7-6D1E-4E53-BF7B-931606A3F78A}">
      <dgm:prSet phldrT="[Text]" custT="1"/>
      <dgm:spPr/>
      <dgm:t>
        <a:bodyPr/>
        <a:lstStyle/>
        <a:p>
          <a:pPr>
            <a:buNone/>
          </a:pPr>
          <a:r>
            <a:rPr lang="en-US" sz="1000"/>
            <a:t>Natural Resources and Mining</a:t>
          </a:r>
        </a:p>
      </dgm:t>
    </dgm:pt>
    <dgm:pt modelId="{7DE8E5A5-BC4E-4606-8B62-A83F5D92BEF5}" type="parTrans" cxnId="{A78BF451-4AEC-4E03-A328-558710E4F48B}">
      <dgm:prSet custT="1"/>
      <dgm:spPr/>
      <dgm:t>
        <a:bodyPr/>
        <a:lstStyle/>
        <a:p>
          <a:endParaRPr lang="en-US" sz="1000"/>
        </a:p>
      </dgm:t>
    </dgm:pt>
    <dgm:pt modelId="{9106EAD7-018C-4E19-B3BA-94C57649263C}" type="sibTrans" cxnId="{A78BF451-4AEC-4E03-A328-558710E4F48B}">
      <dgm:prSet/>
      <dgm:spPr/>
      <dgm:t>
        <a:bodyPr/>
        <a:lstStyle/>
        <a:p>
          <a:endParaRPr lang="en-US" sz="1000"/>
        </a:p>
      </dgm:t>
    </dgm:pt>
    <dgm:pt modelId="{308B8940-106F-4079-BE58-D05215E78335}">
      <dgm:prSet phldrT="[Text]" custT="1"/>
      <dgm:spPr/>
      <dgm:t>
        <a:bodyPr/>
        <a:lstStyle/>
        <a:p>
          <a:pPr marL="45720" algn="ctr">
            <a:buNone/>
          </a:pPr>
          <a:r>
            <a:rPr lang="en-US" sz="1000" b="0"/>
            <a:t>NAICS 11 Agriculture, Forestry, Fishing, and Hunting</a:t>
          </a:r>
        </a:p>
      </dgm:t>
    </dgm:pt>
    <dgm:pt modelId="{A66E8843-AB76-4761-B770-A35EB43C7344}" type="parTrans" cxnId="{C1D11CCD-92E9-452E-9E26-858CB8DB6CEF}">
      <dgm:prSet custT="1"/>
      <dgm:spPr/>
      <dgm:t>
        <a:bodyPr/>
        <a:lstStyle/>
        <a:p>
          <a:endParaRPr lang="en-US" sz="1000"/>
        </a:p>
      </dgm:t>
    </dgm:pt>
    <dgm:pt modelId="{6180867B-57B5-4E8C-9560-AE047472B86F}" type="sibTrans" cxnId="{C1D11CCD-92E9-452E-9E26-858CB8DB6CEF}">
      <dgm:prSet/>
      <dgm:spPr/>
      <dgm:t>
        <a:bodyPr/>
        <a:lstStyle/>
        <a:p>
          <a:endParaRPr lang="en-US" sz="1000"/>
        </a:p>
      </dgm:t>
    </dgm:pt>
    <dgm:pt modelId="{79ECD2DB-BD95-4FD0-973D-A272C645C04B}">
      <dgm:prSet phldrT="[Text]" custT="1"/>
      <dgm:spPr/>
      <dgm:t>
        <a:bodyPr/>
        <a:lstStyle/>
        <a:p>
          <a:pPr>
            <a:buNone/>
          </a:pPr>
          <a:r>
            <a:rPr lang="en-US" sz="1000"/>
            <a:t>Construction</a:t>
          </a:r>
        </a:p>
      </dgm:t>
    </dgm:pt>
    <dgm:pt modelId="{7800C317-0BB1-4DFA-ABCE-9E620CE5D90E}" type="parTrans" cxnId="{61975610-3B62-4A5E-A0E1-9AB4840D5295}">
      <dgm:prSet custT="1"/>
      <dgm:spPr/>
      <dgm:t>
        <a:bodyPr/>
        <a:lstStyle/>
        <a:p>
          <a:endParaRPr lang="en-US" sz="1000"/>
        </a:p>
      </dgm:t>
    </dgm:pt>
    <dgm:pt modelId="{0809A699-CED3-42FC-BBFE-DB5992947975}" type="sibTrans" cxnId="{61975610-3B62-4A5E-A0E1-9AB4840D5295}">
      <dgm:prSet/>
      <dgm:spPr/>
      <dgm:t>
        <a:bodyPr/>
        <a:lstStyle/>
        <a:p>
          <a:endParaRPr lang="en-US" sz="1000"/>
        </a:p>
      </dgm:t>
    </dgm:pt>
    <dgm:pt modelId="{64FECE33-BCFE-47FD-A241-BD521525D03A}">
      <dgm:prSet phldrT="[Text]" custT="1"/>
      <dgm:spPr/>
      <dgm:t>
        <a:bodyPr/>
        <a:lstStyle/>
        <a:p>
          <a:pPr marL="45720" algn="ctr">
            <a:buNone/>
          </a:pPr>
          <a:r>
            <a:rPr lang="en-US" sz="1000" b="0"/>
            <a:t>NAICS 21 Mining</a:t>
          </a:r>
        </a:p>
      </dgm:t>
    </dgm:pt>
    <dgm:pt modelId="{A123C1E3-0FCB-41C2-8FF7-E897F9910533}" type="parTrans" cxnId="{DBD05C67-ACD3-4A88-B6A7-37460E850FC2}">
      <dgm:prSet custT="1"/>
      <dgm:spPr/>
      <dgm:t>
        <a:bodyPr/>
        <a:lstStyle/>
        <a:p>
          <a:endParaRPr lang="en-US" sz="1000"/>
        </a:p>
      </dgm:t>
    </dgm:pt>
    <dgm:pt modelId="{8AA3B988-205A-4543-8F3F-95B3668CDDBE}" type="sibTrans" cxnId="{DBD05C67-ACD3-4A88-B6A7-37460E850FC2}">
      <dgm:prSet/>
      <dgm:spPr/>
      <dgm:t>
        <a:bodyPr/>
        <a:lstStyle/>
        <a:p>
          <a:endParaRPr lang="en-US" sz="1000"/>
        </a:p>
      </dgm:t>
    </dgm:pt>
    <dgm:pt modelId="{E5EBC221-EDE5-4439-A8F7-D140AD6F8F8C}">
      <dgm:prSet phldrT="[Text]" custT="1"/>
      <dgm:spPr/>
      <dgm:t>
        <a:bodyPr/>
        <a:lstStyle/>
        <a:p>
          <a:pPr>
            <a:buNone/>
          </a:pPr>
          <a:r>
            <a:rPr lang="en-US" sz="1000"/>
            <a:t>Manufacturing</a:t>
          </a:r>
        </a:p>
      </dgm:t>
    </dgm:pt>
    <dgm:pt modelId="{939371B0-3944-48A3-A3F5-F5C64F791207}" type="parTrans" cxnId="{483EE791-89CA-42CC-BF5E-F8BDF6CA6D07}">
      <dgm:prSet custT="1"/>
      <dgm:spPr/>
      <dgm:t>
        <a:bodyPr/>
        <a:lstStyle/>
        <a:p>
          <a:endParaRPr lang="en-US" sz="1000"/>
        </a:p>
      </dgm:t>
    </dgm:pt>
    <dgm:pt modelId="{BEF9C740-19CF-4DFF-92C2-690849845B8A}" type="sibTrans" cxnId="{483EE791-89CA-42CC-BF5E-F8BDF6CA6D07}">
      <dgm:prSet/>
      <dgm:spPr/>
      <dgm:t>
        <a:bodyPr/>
        <a:lstStyle/>
        <a:p>
          <a:endParaRPr lang="en-US" sz="1000"/>
        </a:p>
      </dgm:t>
    </dgm:pt>
    <dgm:pt modelId="{A833E71C-B7A9-41DE-9DC7-EE6F54C4DDBF}">
      <dgm:prSet phldrT="[Text]" custT="1"/>
      <dgm:spPr/>
      <dgm:t>
        <a:bodyPr/>
        <a:lstStyle/>
        <a:p>
          <a:pPr marL="45720" algn="ctr">
            <a:buNone/>
          </a:pPr>
          <a:r>
            <a:rPr lang="en-US" sz="1000" b="0"/>
            <a:t>NAICS 23 Construction</a:t>
          </a:r>
        </a:p>
      </dgm:t>
    </dgm:pt>
    <dgm:pt modelId="{94CFF3BB-27E0-42FD-8CD4-EB6D008DDC99}" type="parTrans" cxnId="{56E84846-FD32-4A35-8B03-3BF00C544283}">
      <dgm:prSet custT="1"/>
      <dgm:spPr/>
      <dgm:t>
        <a:bodyPr/>
        <a:lstStyle/>
        <a:p>
          <a:endParaRPr lang="en-US" sz="1000"/>
        </a:p>
      </dgm:t>
    </dgm:pt>
    <dgm:pt modelId="{AB68750A-4C07-4EB1-AACD-892CBB3565EE}" type="sibTrans" cxnId="{56E84846-FD32-4A35-8B03-3BF00C544283}">
      <dgm:prSet/>
      <dgm:spPr/>
      <dgm:t>
        <a:bodyPr/>
        <a:lstStyle/>
        <a:p>
          <a:endParaRPr lang="en-US" sz="1000"/>
        </a:p>
      </dgm:t>
    </dgm:pt>
    <dgm:pt modelId="{811CEA30-6DCF-4D0A-A67C-9E2BD9524DE7}">
      <dgm:prSet phldrT="[Text]" custT="1"/>
      <dgm:spPr/>
      <dgm:t>
        <a:bodyPr/>
        <a:lstStyle/>
        <a:p>
          <a:r>
            <a:rPr lang="en-US" sz="1000" b="0"/>
            <a:t>Service-Providing</a:t>
          </a:r>
        </a:p>
      </dgm:t>
    </dgm:pt>
    <dgm:pt modelId="{E7F0A3F9-8EC2-4E92-8676-DF7B83B74A75}" type="parTrans" cxnId="{D140000A-B889-410D-AC4B-1DECE483ADD5}">
      <dgm:prSet/>
      <dgm:spPr/>
      <dgm:t>
        <a:bodyPr/>
        <a:lstStyle/>
        <a:p>
          <a:endParaRPr lang="en-US" sz="1000"/>
        </a:p>
      </dgm:t>
    </dgm:pt>
    <dgm:pt modelId="{9AA61AC1-9CB6-4F9B-9C09-80A7A3DB90F4}" type="sibTrans" cxnId="{D140000A-B889-410D-AC4B-1DECE483ADD5}">
      <dgm:prSet/>
      <dgm:spPr/>
      <dgm:t>
        <a:bodyPr/>
        <a:lstStyle/>
        <a:p>
          <a:endParaRPr lang="en-US" sz="1000"/>
        </a:p>
      </dgm:t>
    </dgm:pt>
    <dgm:pt modelId="{3605D4A4-218F-4A02-94D2-31C87CB81F4D}">
      <dgm:prSet phldrT="[Text]" custT="1"/>
      <dgm:spPr/>
      <dgm:t>
        <a:bodyPr/>
        <a:lstStyle/>
        <a:p>
          <a:pPr>
            <a:buNone/>
          </a:pPr>
          <a:r>
            <a:rPr lang="en-US" sz="1000"/>
            <a:t>Trade, Transportation, and Utilities</a:t>
          </a:r>
        </a:p>
      </dgm:t>
    </dgm:pt>
    <dgm:pt modelId="{34DCE55D-1ABF-4B28-A951-65CD3289933B}" type="parTrans" cxnId="{4B2A06AD-8132-478E-AD99-DF7E865B8006}">
      <dgm:prSet custT="1"/>
      <dgm:spPr/>
      <dgm:t>
        <a:bodyPr/>
        <a:lstStyle/>
        <a:p>
          <a:endParaRPr lang="en-US" sz="1000"/>
        </a:p>
      </dgm:t>
    </dgm:pt>
    <dgm:pt modelId="{B5E146B0-8849-4821-B5CA-0FED78E6CB9F}" type="sibTrans" cxnId="{4B2A06AD-8132-478E-AD99-DF7E865B8006}">
      <dgm:prSet/>
      <dgm:spPr/>
      <dgm:t>
        <a:bodyPr/>
        <a:lstStyle/>
        <a:p>
          <a:endParaRPr lang="en-US" sz="1000"/>
        </a:p>
      </dgm:t>
    </dgm:pt>
    <dgm:pt modelId="{C2EE2445-5B4B-4A50-B0A0-0FF8F6A16570}">
      <dgm:prSet phldrT="[Text]" custT="1"/>
      <dgm:spPr/>
      <dgm:t>
        <a:bodyPr/>
        <a:lstStyle/>
        <a:p>
          <a:pPr marL="45720" algn="ctr">
            <a:buNone/>
          </a:pPr>
          <a:r>
            <a:rPr lang="en-US" sz="1000" b="0"/>
            <a:t>NAICS 42 Wholesale Trade</a:t>
          </a:r>
        </a:p>
      </dgm:t>
    </dgm:pt>
    <dgm:pt modelId="{D0EF3D00-4578-4C13-9B45-12AA42E347E9}" type="parTrans" cxnId="{071DD66A-08F8-4847-8040-88EC67857310}">
      <dgm:prSet custT="1"/>
      <dgm:spPr/>
      <dgm:t>
        <a:bodyPr/>
        <a:lstStyle/>
        <a:p>
          <a:endParaRPr lang="en-US" sz="1000"/>
        </a:p>
      </dgm:t>
    </dgm:pt>
    <dgm:pt modelId="{8236E604-3962-462D-8D31-C87C88027569}" type="sibTrans" cxnId="{071DD66A-08F8-4847-8040-88EC67857310}">
      <dgm:prSet/>
      <dgm:spPr/>
      <dgm:t>
        <a:bodyPr/>
        <a:lstStyle/>
        <a:p>
          <a:endParaRPr lang="en-US" sz="1000"/>
        </a:p>
      </dgm:t>
    </dgm:pt>
    <dgm:pt modelId="{D4EF6BBC-F234-4F42-BA5C-D77711D70F6E}">
      <dgm:prSet custT="1"/>
      <dgm:spPr/>
      <dgm:t>
        <a:bodyPr/>
        <a:lstStyle/>
        <a:p>
          <a:pPr marL="45720" algn="ctr">
            <a:buNone/>
          </a:pPr>
          <a:r>
            <a:rPr lang="en-US" sz="1000" b="0"/>
            <a:t>NAICS 44-45 Retail Trade</a:t>
          </a:r>
        </a:p>
      </dgm:t>
    </dgm:pt>
    <dgm:pt modelId="{872A07D8-6803-46CF-81A5-A2D1CB37AF8E}" type="parTrans" cxnId="{56135DA6-1934-4AF1-813D-599E4C4E5BCB}">
      <dgm:prSet custT="1"/>
      <dgm:spPr/>
      <dgm:t>
        <a:bodyPr/>
        <a:lstStyle/>
        <a:p>
          <a:endParaRPr lang="en-US" sz="1000"/>
        </a:p>
      </dgm:t>
    </dgm:pt>
    <dgm:pt modelId="{DBFBDFDA-8839-4C5F-9B81-560F46191B3C}" type="sibTrans" cxnId="{56135DA6-1934-4AF1-813D-599E4C4E5BCB}">
      <dgm:prSet/>
      <dgm:spPr/>
      <dgm:t>
        <a:bodyPr/>
        <a:lstStyle/>
        <a:p>
          <a:endParaRPr lang="en-US" sz="1000"/>
        </a:p>
      </dgm:t>
    </dgm:pt>
    <dgm:pt modelId="{544994D1-1712-44EF-AAA8-396888C3ABEB}">
      <dgm:prSet custT="1"/>
      <dgm:spPr/>
      <dgm:t>
        <a:bodyPr/>
        <a:lstStyle/>
        <a:p>
          <a:pPr marL="45720" algn="ctr">
            <a:buNone/>
          </a:pPr>
          <a:r>
            <a:rPr lang="en-US" sz="1000" b="0"/>
            <a:t>NAICS 48-49 Transportation and Warehousing</a:t>
          </a:r>
        </a:p>
      </dgm:t>
    </dgm:pt>
    <dgm:pt modelId="{296ED403-C52E-418C-9645-83692F5F830A}" type="parTrans" cxnId="{3DFAD6EF-CBB0-4A4A-853D-66A5D90A37CA}">
      <dgm:prSet custT="1"/>
      <dgm:spPr/>
      <dgm:t>
        <a:bodyPr/>
        <a:lstStyle/>
        <a:p>
          <a:endParaRPr lang="en-US" sz="1000"/>
        </a:p>
      </dgm:t>
    </dgm:pt>
    <dgm:pt modelId="{5A76D34C-6FC0-43D8-9289-AFFCDD4CCB2E}" type="sibTrans" cxnId="{3DFAD6EF-CBB0-4A4A-853D-66A5D90A37CA}">
      <dgm:prSet/>
      <dgm:spPr/>
      <dgm:t>
        <a:bodyPr/>
        <a:lstStyle/>
        <a:p>
          <a:endParaRPr lang="en-US" sz="1000"/>
        </a:p>
      </dgm:t>
    </dgm:pt>
    <dgm:pt modelId="{B446963E-BF83-45F6-BA45-E7F45921E2AF}">
      <dgm:prSet custT="1"/>
      <dgm:spPr/>
      <dgm:t>
        <a:bodyPr/>
        <a:lstStyle/>
        <a:p>
          <a:pPr marL="45720" algn="ctr">
            <a:buNone/>
          </a:pPr>
          <a:r>
            <a:rPr lang="en-US" sz="1000" b="0"/>
            <a:t>NAICS 22 Utilities</a:t>
          </a:r>
        </a:p>
      </dgm:t>
    </dgm:pt>
    <dgm:pt modelId="{EFF54060-9887-48CE-B51F-385AF5C2A3B2}" type="parTrans" cxnId="{A96BDDB9-76EB-472D-87DE-ADA82EFD4EB8}">
      <dgm:prSet custT="1"/>
      <dgm:spPr/>
      <dgm:t>
        <a:bodyPr/>
        <a:lstStyle/>
        <a:p>
          <a:endParaRPr lang="en-US" sz="1000"/>
        </a:p>
      </dgm:t>
    </dgm:pt>
    <dgm:pt modelId="{C1E60EC0-5759-421E-A2EF-A55FA5E9B12E}" type="sibTrans" cxnId="{A96BDDB9-76EB-472D-87DE-ADA82EFD4EB8}">
      <dgm:prSet/>
      <dgm:spPr/>
      <dgm:t>
        <a:bodyPr/>
        <a:lstStyle/>
        <a:p>
          <a:endParaRPr lang="en-US" sz="1000"/>
        </a:p>
      </dgm:t>
    </dgm:pt>
    <dgm:pt modelId="{A47F8F54-7937-414F-A55C-1C2419D1AA15}">
      <dgm:prSet custT="1"/>
      <dgm:spPr/>
      <dgm:t>
        <a:bodyPr/>
        <a:lstStyle/>
        <a:p>
          <a:pPr>
            <a:buNone/>
          </a:pPr>
          <a:r>
            <a:rPr lang="en-US" sz="1000"/>
            <a:t>Information</a:t>
          </a:r>
        </a:p>
      </dgm:t>
    </dgm:pt>
    <dgm:pt modelId="{523D45EF-9469-41BB-A0AD-2006F7BEA9D7}" type="parTrans" cxnId="{38EC446D-F976-4C91-A296-7C71AD0EF12C}">
      <dgm:prSet custT="1"/>
      <dgm:spPr/>
      <dgm:t>
        <a:bodyPr/>
        <a:lstStyle/>
        <a:p>
          <a:endParaRPr lang="en-US" sz="1000"/>
        </a:p>
      </dgm:t>
    </dgm:pt>
    <dgm:pt modelId="{C26B2FDA-0958-423E-B02C-622CB8EEFB5D}" type="sibTrans" cxnId="{38EC446D-F976-4C91-A296-7C71AD0EF12C}">
      <dgm:prSet/>
      <dgm:spPr/>
      <dgm:t>
        <a:bodyPr/>
        <a:lstStyle/>
        <a:p>
          <a:endParaRPr lang="en-US" sz="1000"/>
        </a:p>
      </dgm:t>
    </dgm:pt>
    <dgm:pt modelId="{69A72782-7FBF-47EB-8089-1307698C65B5}">
      <dgm:prSet custT="1"/>
      <dgm:spPr/>
      <dgm:t>
        <a:bodyPr/>
        <a:lstStyle/>
        <a:p>
          <a:pPr marL="45720" algn="ctr">
            <a:buNone/>
          </a:pPr>
          <a:r>
            <a:rPr lang="en-US" sz="1000" b="0"/>
            <a:t>NAICS 51 Information</a:t>
          </a:r>
        </a:p>
      </dgm:t>
    </dgm:pt>
    <dgm:pt modelId="{3217436D-3C8A-4195-8CC4-A09F961D068B}" type="parTrans" cxnId="{F2B1DC4D-68D4-4E99-A1F8-B8F6E7B88FAF}">
      <dgm:prSet custT="1"/>
      <dgm:spPr/>
      <dgm:t>
        <a:bodyPr/>
        <a:lstStyle/>
        <a:p>
          <a:endParaRPr lang="en-US" sz="1000"/>
        </a:p>
      </dgm:t>
    </dgm:pt>
    <dgm:pt modelId="{9F7BCAFF-AFA2-4546-8E70-8C3B77EFEEEF}" type="sibTrans" cxnId="{F2B1DC4D-68D4-4E99-A1F8-B8F6E7B88FAF}">
      <dgm:prSet/>
      <dgm:spPr/>
      <dgm:t>
        <a:bodyPr/>
        <a:lstStyle/>
        <a:p>
          <a:endParaRPr lang="en-US" sz="1000"/>
        </a:p>
      </dgm:t>
    </dgm:pt>
    <dgm:pt modelId="{11B07834-06D9-499A-B209-EFAEBCF081E2}">
      <dgm:prSet custT="1"/>
      <dgm:spPr/>
      <dgm:t>
        <a:bodyPr/>
        <a:lstStyle/>
        <a:p>
          <a:pPr>
            <a:buNone/>
          </a:pPr>
          <a:r>
            <a:rPr lang="en-US" sz="1000"/>
            <a:t>Financial Activities</a:t>
          </a:r>
        </a:p>
      </dgm:t>
    </dgm:pt>
    <dgm:pt modelId="{4127C70F-A2F2-4E0F-BEC1-1A1F69FD9227}" type="parTrans" cxnId="{F184768A-2751-40AB-8D6C-5A66E4A01499}">
      <dgm:prSet custT="1"/>
      <dgm:spPr/>
      <dgm:t>
        <a:bodyPr/>
        <a:lstStyle/>
        <a:p>
          <a:endParaRPr lang="en-US" sz="1000"/>
        </a:p>
      </dgm:t>
    </dgm:pt>
    <dgm:pt modelId="{90B71C5D-6670-4943-9195-31BB965879DF}" type="sibTrans" cxnId="{F184768A-2751-40AB-8D6C-5A66E4A01499}">
      <dgm:prSet/>
      <dgm:spPr/>
      <dgm:t>
        <a:bodyPr/>
        <a:lstStyle/>
        <a:p>
          <a:endParaRPr lang="en-US" sz="1000"/>
        </a:p>
      </dgm:t>
    </dgm:pt>
    <dgm:pt modelId="{9A0ACBC5-B9FA-4189-8D66-51826A395CAA}">
      <dgm:prSet custT="1"/>
      <dgm:spPr/>
      <dgm:t>
        <a:bodyPr/>
        <a:lstStyle/>
        <a:p>
          <a:pPr marL="45720" algn="ctr">
            <a:buNone/>
          </a:pPr>
          <a:r>
            <a:rPr lang="en-US" sz="1000" b="0"/>
            <a:t>NAICS 52 Finance and Insurance</a:t>
          </a:r>
        </a:p>
      </dgm:t>
    </dgm:pt>
    <dgm:pt modelId="{BE938303-7DC6-4B5E-A512-54E68E7077A7}" type="parTrans" cxnId="{E8993F44-EAD5-4CE1-A228-A3EC590D4C33}">
      <dgm:prSet custT="1"/>
      <dgm:spPr/>
      <dgm:t>
        <a:bodyPr/>
        <a:lstStyle/>
        <a:p>
          <a:endParaRPr lang="en-US" sz="1000"/>
        </a:p>
      </dgm:t>
    </dgm:pt>
    <dgm:pt modelId="{2B7AB7EC-C002-484C-919A-FB609183379E}" type="sibTrans" cxnId="{E8993F44-EAD5-4CE1-A228-A3EC590D4C33}">
      <dgm:prSet/>
      <dgm:spPr/>
      <dgm:t>
        <a:bodyPr/>
        <a:lstStyle/>
        <a:p>
          <a:endParaRPr lang="en-US" sz="1000"/>
        </a:p>
      </dgm:t>
    </dgm:pt>
    <dgm:pt modelId="{FD30A854-6BAF-4949-A464-82CB421B28F0}">
      <dgm:prSet custT="1"/>
      <dgm:spPr/>
      <dgm:t>
        <a:bodyPr/>
        <a:lstStyle/>
        <a:p>
          <a:pPr>
            <a:buNone/>
          </a:pPr>
          <a:r>
            <a:rPr lang="en-US" sz="1000"/>
            <a:t>Professional and Business Services</a:t>
          </a:r>
        </a:p>
      </dgm:t>
    </dgm:pt>
    <dgm:pt modelId="{3B5041CF-37EB-4750-84B7-C23714EED366}" type="parTrans" cxnId="{0B2FC569-2FC2-46E0-BAAC-AF89F4C887B2}">
      <dgm:prSet custT="1"/>
      <dgm:spPr/>
      <dgm:t>
        <a:bodyPr/>
        <a:lstStyle/>
        <a:p>
          <a:endParaRPr lang="en-US" sz="1000"/>
        </a:p>
      </dgm:t>
    </dgm:pt>
    <dgm:pt modelId="{A735258E-39CC-47F6-9369-7527B795E4E1}" type="sibTrans" cxnId="{0B2FC569-2FC2-46E0-BAAC-AF89F4C887B2}">
      <dgm:prSet/>
      <dgm:spPr/>
      <dgm:t>
        <a:bodyPr/>
        <a:lstStyle/>
        <a:p>
          <a:endParaRPr lang="en-US" sz="1000"/>
        </a:p>
      </dgm:t>
    </dgm:pt>
    <dgm:pt modelId="{8CFC403B-640B-4641-89B1-B00F40FE9AAE}">
      <dgm:prSet custT="1"/>
      <dgm:spPr/>
      <dgm:t>
        <a:bodyPr/>
        <a:lstStyle/>
        <a:p>
          <a:pPr marL="45720" algn="ctr">
            <a:buNone/>
          </a:pPr>
          <a:r>
            <a:rPr lang="en-US" sz="1000" b="0"/>
            <a:t>NAICS 55 Management of Companies and Enterprises</a:t>
          </a:r>
        </a:p>
      </dgm:t>
    </dgm:pt>
    <dgm:pt modelId="{B4D33665-2D14-42D9-A370-E2EE3BC609C0}" type="parTrans" cxnId="{A05E590C-C93C-456A-B919-9333F3A7E494}">
      <dgm:prSet custT="1"/>
      <dgm:spPr/>
      <dgm:t>
        <a:bodyPr/>
        <a:lstStyle/>
        <a:p>
          <a:endParaRPr lang="en-US" sz="1000"/>
        </a:p>
      </dgm:t>
    </dgm:pt>
    <dgm:pt modelId="{024720C9-93FE-4C13-B8F2-16E819CD7C34}" type="sibTrans" cxnId="{A05E590C-C93C-456A-B919-9333F3A7E494}">
      <dgm:prSet/>
      <dgm:spPr/>
      <dgm:t>
        <a:bodyPr/>
        <a:lstStyle/>
        <a:p>
          <a:endParaRPr lang="en-US" sz="1000"/>
        </a:p>
      </dgm:t>
    </dgm:pt>
    <dgm:pt modelId="{05219309-9DA2-4F48-BD61-8E1D13BF7424}">
      <dgm:prSet custT="1"/>
      <dgm:spPr/>
      <dgm:t>
        <a:bodyPr/>
        <a:lstStyle/>
        <a:p>
          <a:pPr marL="45720" algn="ctr">
            <a:buNone/>
          </a:pPr>
          <a:r>
            <a:rPr lang="en-US" sz="1000" b="0"/>
            <a:t>NAICS 56 Administrative and Waste Services</a:t>
          </a:r>
        </a:p>
      </dgm:t>
    </dgm:pt>
    <dgm:pt modelId="{56041C4B-7927-43E0-BA26-81443D102BF7}" type="parTrans" cxnId="{4FE145CC-B043-4DAF-B12D-5153910B5DB6}">
      <dgm:prSet custT="1"/>
      <dgm:spPr/>
      <dgm:t>
        <a:bodyPr/>
        <a:lstStyle/>
        <a:p>
          <a:endParaRPr lang="en-US" sz="1000"/>
        </a:p>
      </dgm:t>
    </dgm:pt>
    <dgm:pt modelId="{FA59BC5A-1F82-4D92-A6F9-955C67E1EA9E}" type="sibTrans" cxnId="{4FE145CC-B043-4DAF-B12D-5153910B5DB6}">
      <dgm:prSet/>
      <dgm:spPr/>
      <dgm:t>
        <a:bodyPr/>
        <a:lstStyle/>
        <a:p>
          <a:endParaRPr lang="en-US" sz="1000"/>
        </a:p>
      </dgm:t>
    </dgm:pt>
    <dgm:pt modelId="{F09016D3-210B-41ED-AAA0-A4D521F41E8B}">
      <dgm:prSet custT="1"/>
      <dgm:spPr/>
      <dgm:t>
        <a:bodyPr/>
        <a:lstStyle/>
        <a:p>
          <a:pPr>
            <a:buNone/>
          </a:pPr>
          <a:r>
            <a:rPr lang="en-US" sz="1000"/>
            <a:t>Education and Health Services</a:t>
          </a:r>
        </a:p>
      </dgm:t>
    </dgm:pt>
    <dgm:pt modelId="{521CB447-736D-490B-8BE0-933809886D4B}" type="parTrans" cxnId="{796DD2D4-9252-43A1-9371-37F0C1A982CA}">
      <dgm:prSet custT="1"/>
      <dgm:spPr/>
      <dgm:t>
        <a:bodyPr/>
        <a:lstStyle/>
        <a:p>
          <a:endParaRPr lang="en-US" sz="1000"/>
        </a:p>
      </dgm:t>
    </dgm:pt>
    <dgm:pt modelId="{098A6EBA-C081-49A4-9595-AD79AA9ABC1E}" type="sibTrans" cxnId="{796DD2D4-9252-43A1-9371-37F0C1A982CA}">
      <dgm:prSet/>
      <dgm:spPr/>
      <dgm:t>
        <a:bodyPr/>
        <a:lstStyle/>
        <a:p>
          <a:endParaRPr lang="en-US" sz="1000"/>
        </a:p>
      </dgm:t>
    </dgm:pt>
    <dgm:pt modelId="{417A5F44-7C14-484B-ACB2-FD447D2172FD}">
      <dgm:prSet custT="1"/>
      <dgm:spPr/>
      <dgm:t>
        <a:bodyPr/>
        <a:lstStyle/>
        <a:p>
          <a:pPr marL="45720" algn="ctr">
            <a:buNone/>
          </a:pPr>
          <a:r>
            <a:rPr lang="en-US" sz="1000" b="0"/>
            <a:t>NAICS 61 Educational Services</a:t>
          </a:r>
        </a:p>
      </dgm:t>
    </dgm:pt>
    <dgm:pt modelId="{C037D9D7-3E45-46E0-AC48-F1628A5552F8}" type="parTrans" cxnId="{A372171E-53BC-4220-8E89-535930655421}">
      <dgm:prSet custT="1"/>
      <dgm:spPr/>
      <dgm:t>
        <a:bodyPr/>
        <a:lstStyle/>
        <a:p>
          <a:endParaRPr lang="en-US" sz="1000"/>
        </a:p>
      </dgm:t>
    </dgm:pt>
    <dgm:pt modelId="{CF284666-F115-4486-881C-916C3249917A}" type="sibTrans" cxnId="{A372171E-53BC-4220-8E89-535930655421}">
      <dgm:prSet/>
      <dgm:spPr/>
      <dgm:t>
        <a:bodyPr/>
        <a:lstStyle/>
        <a:p>
          <a:endParaRPr lang="en-US" sz="1000"/>
        </a:p>
      </dgm:t>
    </dgm:pt>
    <dgm:pt modelId="{3FE292A2-13BE-4B3D-8B07-4FB7D409DCFA}">
      <dgm:prSet custT="1"/>
      <dgm:spPr/>
      <dgm:t>
        <a:bodyPr/>
        <a:lstStyle/>
        <a:p>
          <a:pPr marL="45720" algn="ctr">
            <a:buNone/>
          </a:pPr>
          <a:r>
            <a:rPr lang="en-US" sz="1000" b="0"/>
            <a:t>NAICS 62 Health Care and Social Assistance</a:t>
          </a:r>
        </a:p>
      </dgm:t>
    </dgm:pt>
    <dgm:pt modelId="{514B2E03-E930-465E-9C51-E2DE6D08B4FA}" type="parTrans" cxnId="{7E5109E5-44D8-4F14-BFCC-95939233BDA0}">
      <dgm:prSet custT="1"/>
      <dgm:spPr/>
      <dgm:t>
        <a:bodyPr/>
        <a:lstStyle/>
        <a:p>
          <a:endParaRPr lang="en-US" sz="1000"/>
        </a:p>
      </dgm:t>
    </dgm:pt>
    <dgm:pt modelId="{3AD86C94-9CCF-49F3-B00B-AC7CB023B2AE}" type="sibTrans" cxnId="{7E5109E5-44D8-4F14-BFCC-95939233BDA0}">
      <dgm:prSet/>
      <dgm:spPr/>
      <dgm:t>
        <a:bodyPr/>
        <a:lstStyle/>
        <a:p>
          <a:endParaRPr lang="en-US" sz="1000"/>
        </a:p>
      </dgm:t>
    </dgm:pt>
    <dgm:pt modelId="{9880BF07-70C4-4120-B3E6-7013AA45F1C6}">
      <dgm:prSet custT="1"/>
      <dgm:spPr/>
      <dgm:t>
        <a:bodyPr/>
        <a:lstStyle/>
        <a:p>
          <a:pPr>
            <a:buNone/>
          </a:pPr>
          <a:r>
            <a:rPr lang="en-US" sz="1000"/>
            <a:t>Leisure and Hospitality</a:t>
          </a:r>
        </a:p>
      </dgm:t>
    </dgm:pt>
    <dgm:pt modelId="{51D50FBF-F9C0-431A-8A9A-6CAB405EF2B7}" type="parTrans" cxnId="{EC661EBA-E107-4530-9EEF-D08102340D2F}">
      <dgm:prSet custT="1"/>
      <dgm:spPr/>
      <dgm:t>
        <a:bodyPr/>
        <a:lstStyle/>
        <a:p>
          <a:endParaRPr lang="en-US" sz="1000"/>
        </a:p>
      </dgm:t>
    </dgm:pt>
    <dgm:pt modelId="{BB401E21-EE99-4A85-8046-AE897B4D1612}" type="sibTrans" cxnId="{EC661EBA-E107-4530-9EEF-D08102340D2F}">
      <dgm:prSet/>
      <dgm:spPr/>
      <dgm:t>
        <a:bodyPr/>
        <a:lstStyle/>
        <a:p>
          <a:endParaRPr lang="en-US" sz="1000"/>
        </a:p>
      </dgm:t>
    </dgm:pt>
    <dgm:pt modelId="{2D0FDA9C-3471-42E0-95D5-45D8C9ECACD4}">
      <dgm:prSet custT="1"/>
      <dgm:spPr/>
      <dgm:t>
        <a:bodyPr/>
        <a:lstStyle/>
        <a:p>
          <a:pPr marL="45720" algn="ctr">
            <a:buNone/>
          </a:pPr>
          <a:r>
            <a:rPr lang="en-US" sz="1000" b="0"/>
            <a:t>NAICS 71 Arts, Entertainment, and recreation</a:t>
          </a:r>
        </a:p>
      </dgm:t>
    </dgm:pt>
    <dgm:pt modelId="{62467B81-101E-4250-BB8E-7DA12982DC6D}" type="parTrans" cxnId="{0E8BF5C3-68EE-4BE4-A560-EAAA26D1B2F5}">
      <dgm:prSet custT="1"/>
      <dgm:spPr/>
      <dgm:t>
        <a:bodyPr/>
        <a:lstStyle/>
        <a:p>
          <a:endParaRPr lang="en-US" sz="1000"/>
        </a:p>
      </dgm:t>
    </dgm:pt>
    <dgm:pt modelId="{A11E532E-E8E1-48F7-95B2-230C7DD1EBEF}" type="sibTrans" cxnId="{0E8BF5C3-68EE-4BE4-A560-EAAA26D1B2F5}">
      <dgm:prSet/>
      <dgm:spPr/>
      <dgm:t>
        <a:bodyPr/>
        <a:lstStyle/>
        <a:p>
          <a:endParaRPr lang="en-US" sz="1000"/>
        </a:p>
      </dgm:t>
    </dgm:pt>
    <dgm:pt modelId="{3FEF2205-D986-46A9-B6DD-F288515B77F8}">
      <dgm:prSet custT="1"/>
      <dgm:spPr/>
      <dgm:t>
        <a:bodyPr/>
        <a:lstStyle/>
        <a:p>
          <a:pPr marL="45720" algn="ctr">
            <a:buNone/>
          </a:pPr>
          <a:r>
            <a:rPr lang="en-US" sz="1000" b="0"/>
            <a:t>NAICS 72 Accommodation and Food Services</a:t>
          </a:r>
        </a:p>
      </dgm:t>
    </dgm:pt>
    <dgm:pt modelId="{BCFB77A4-ABF3-4149-9BCB-EFF0A2B91CD5}" type="parTrans" cxnId="{729B06B5-7EE4-49A5-9418-FB241018886C}">
      <dgm:prSet custT="1"/>
      <dgm:spPr/>
      <dgm:t>
        <a:bodyPr/>
        <a:lstStyle/>
        <a:p>
          <a:endParaRPr lang="en-US" sz="1000"/>
        </a:p>
      </dgm:t>
    </dgm:pt>
    <dgm:pt modelId="{9F6AFCF0-2906-4DE1-965F-616D7362E3EC}" type="sibTrans" cxnId="{729B06B5-7EE4-49A5-9418-FB241018886C}">
      <dgm:prSet/>
      <dgm:spPr/>
      <dgm:t>
        <a:bodyPr/>
        <a:lstStyle/>
        <a:p>
          <a:endParaRPr lang="en-US" sz="1000"/>
        </a:p>
      </dgm:t>
    </dgm:pt>
    <dgm:pt modelId="{592C3CA0-82CF-4720-98EE-109E3D69EEA1}">
      <dgm:prSet custT="1"/>
      <dgm:spPr/>
      <dgm:t>
        <a:bodyPr/>
        <a:lstStyle/>
        <a:p>
          <a:pPr>
            <a:buNone/>
          </a:pPr>
          <a:r>
            <a:rPr lang="en-US" sz="1000"/>
            <a:t>Other Services</a:t>
          </a:r>
        </a:p>
      </dgm:t>
    </dgm:pt>
    <dgm:pt modelId="{25B5D03B-F846-4037-ABF9-CBDFA2241894}" type="parTrans" cxnId="{1D7023EA-8ED5-4EA6-B7F6-49F835EF8BCA}">
      <dgm:prSet custT="1"/>
      <dgm:spPr/>
      <dgm:t>
        <a:bodyPr/>
        <a:lstStyle/>
        <a:p>
          <a:endParaRPr lang="en-US" sz="1000"/>
        </a:p>
      </dgm:t>
    </dgm:pt>
    <dgm:pt modelId="{21DF7F1F-6438-4057-B71B-B279772F1B48}" type="sibTrans" cxnId="{1D7023EA-8ED5-4EA6-B7F6-49F835EF8BCA}">
      <dgm:prSet/>
      <dgm:spPr/>
      <dgm:t>
        <a:bodyPr/>
        <a:lstStyle/>
        <a:p>
          <a:endParaRPr lang="en-US" sz="1000"/>
        </a:p>
      </dgm:t>
    </dgm:pt>
    <dgm:pt modelId="{150B9977-84B4-4194-9485-1B4D45AF5047}">
      <dgm:prSet custT="1"/>
      <dgm:spPr/>
      <dgm:t>
        <a:bodyPr/>
        <a:lstStyle/>
        <a:p>
          <a:pPr marL="45720" algn="ctr">
            <a:buNone/>
          </a:pPr>
          <a:r>
            <a:rPr lang="en-US" sz="1000" b="0"/>
            <a:t>NAICS 81 Other Services (Except Public Administration)</a:t>
          </a:r>
        </a:p>
      </dgm:t>
    </dgm:pt>
    <dgm:pt modelId="{08799A7A-EE26-43B6-8B60-0BBC01B591A6}" type="parTrans" cxnId="{12578093-BD32-4375-82E1-EA0B4625E1D8}">
      <dgm:prSet custT="1"/>
      <dgm:spPr/>
      <dgm:t>
        <a:bodyPr/>
        <a:lstStyle/>
        <a:p>
          <a:endParaRPr lang="en-US" sz="1000"/>
        </a:p>
      </dgm:t>
    </dgm:pt>
    <dgm:pt modelId="{83C5127D-9871-4F8A-9847-06EB1F64297F}" type="sibTrans" cxnId="{12578093-BD32-4375-82E1-EA0B4625E1D8}">
      <dgm:prSet/>
      <dgm:spPr/>
      <dgm:t>
        <a:bodyPr/>
        <a:lstStyle/>
        <a:p>
          <a:endParaRPr lang="en-US" sz="1000"/>
        </a:p>
      </dgm:t>
    </dgm:pt>
    <dgm:pt modelId="{937E7927-DA8C-4314-A3AB-EA7DEF7BBEDE}">
      <dgm:prSet custT="1"/>
      <dgm:spPr/>
      <dgm:t>
        <a:bodyPr/>
        <a:lstStyle/>
        <a:p>
          <a:pPr>
            <a:buNone/>
          </a:pPr>
          <a:r>
            <a:rPr lang="en-US" sz="1000"/>
            <a:t>Public Administration</a:t>
          </a:r>
        </a:p>
      </dgm:t>
    </dgm:pt>
    <dgm:pt modelId="{4B4DBE22-FEF7-49DA-B7BD-7FA0B0C59808}" type="parTrans" cxnId="{E886EF76-0B36-43D9-B0FB-CA26FBB7000B}">
      <dgm:prSet custT="1"/>
      <dgm:spPr/>
      <dgm:t>
        <a:bodyPr/>
        <a:lstStyle/>
        <a:p>
          <a:endParaRPr lang="en-US" sz="1000"/>
        </a:p>
      </dgm:t>
    </dgm:pt>
    <dgm:pt modelId="{B8A16EF1-8951-4F3B-86BF-06EEF7EAE7D4}" type="sibTrans" cxnId="{E886EF76-0B36-43D9-B0FB-CA26FBB7000B}">
      <dgm:prSet/>
      <dgm:spPr/>
      <dgm:t>
        <a:bodyPr/>
        <a:lstStyle/>
        <a:p>
          <a:endParaRPr lang="en-US" sz="1000"/>
        </a:p>
      </dgm:t>
    </dgm:pt>
    <dgm:pt modelId="{47008D69-E1B8-4F61-9259-BBD7113D36AA}">
      <dgm:prSet custT="1"/>
      <dgm:spPr/>
      <dgm:t>
        <a:bodyPr/>
        <a:lstStyle/>
        <a:p>
          <a:pPr marL="45720" algn="ctr">
            <a:buNone/>
          </a:pPr>
          <a:r>
            <a:rPr lang="en-US" sz="1000" b="0"/>
            <a:t>NAICS 92 Public Administration</a:t>
          </a:r>
        </a:p>
      </dgm:t>
    </dgm:pt>
    <dgm:pt modelId="{49FE2DAA-0EF6-4269-8A1A-AD25A89D14A7}" type="parTrans" cxnId="{A7AEEDD1-AE0C-4FA5-802C-16726D1C6E87}">
      <dgm:prSet custT="1"/>
      <dgm:spPr/>
      <dgm:t>
        <a:bodyPr/>
        <a:lstStyle/>
        <a:p>
          <a:endParaRPr lang="en-US" sz="1000"/>
        </a:p>
      </dgm:t>
    </dgm:pt>
    <dgm:pt modelId="{4870873A-63BF-46A3-81DB-0AF2686DEE99}" type="sibTrans" cxnId="{A7AEEDD1-AE0C-4FA5-802C-16726D1C6E87}">
      <dgm:prSet/>
      <dgm:spPr/>
      <dgm:t>
        <a:bodyPr/>
        <a:lstStyle/>
        <a:p>
          <a:endParaRPr lang="en-US" sz="1000"/>
        </a:p>
      </dgm:t>
    </dgm:pt>
    <dgm:pt modelId="{4A3DF259-583A-40A2-BD2E-9350875972B4}">
      <dgm:prSet custT="1"/>
      <dgm:spPr/>
      <dgm:t>
        <a:bodyPr/>
        <a:lstStyle/>
        <a:p>
          <a:pPr marL="45720" algn="ctr">
            <a:buNone/>
          </a:pPr>
          <a:r>
            <a:rPr lang="en-US" sz="1000" b="0"/>
            <a:t>NAICS 53 Real Estate and Rental and Leasing</a:t>
          </a:r>
        </a:p>
      </dgm:t>
    </dgm:pt>
    <dgm:pt modelId="{12305756-B554-445F-91C1-F64CF1A527F1}" type="parTrans" cxnId="{A5D98FEF-9971-41EE-A664-6EEA1656D68F}">
      <dgm:prSet custT="1"/>
      <dgm:spPr/>
      <dgm:t>
        <a:bodyPr/>
        <a:lstStyle/>
        <a:p>
          <a:endParaRPr lang="en-US" sz="1000"/>
        </a:p>
      </dgm:t>
    </dgm:pt>
    <dgm:pt modelId="{95822F6D-171D-4900-A79F-094810D4C7DC}" type="sibTrans" cxnId="{A5D98FEF-9971-41EE-A664-6EEA1656D68F}">
      <dgm:prSet/>
      <dgm:spPr/>
      <dgm:t>
        <a:bodyPr/>
        <a:lstStyle/>
        <a:p>
          <a:endParaRPr lang="en-US" sz="1000"/>
        </a:p>
      </dgm:t>
    </dgm:pt>
    <dgm:pt modelId="{7C8A03D8-3D73-48F9-A193-73FA1D0BCF75}">
      <dgm:prSet custT="1"/>
      <dgm:spPr/>
      <dgm:t>
        <a:bodyPr/>
        <a:lstStyle/>
        <a:p>
          <a:pPr marL="45720" algn="ctr">
            <a:buNone/>
          </a:pPr>
          <a:r>
            <a:rPr lang="en-US" sz="1000" b="0"/>
            <a:t>NAICS 54 Professional, Scientific and Technical Services</a:t>
          </a:r>
        </a:p>
      </dgm:t>
    </dgm:pt>
    <dgm:pt modelId="{74AAF4C5-527A-4E34-B792-45AF4388B54F}" type="sibTrans" cxnId="{6FF93B4E-491C-4D41-A19F-8FA27A1C83EB}">
      <dgm:prSet/>
      <dgm:spPr/>
      <dgm:t>
        <a:bodyPr/>
        <a:lstStyle/>
        <a:p>
          <a:endParaRPr lang="en-US" sz="1000"/>
        </a:p>
      </dgm:t>
    </dgm:pt>
    <dgm:pt modelId="{A1AA32EB-C0CB-4BA7-87B2-8B736517A231}" type="parTrans" cxnId="{6FF93B4E-491C-4D41-A19F-8FA27A1C83EB}">
      <dgm:prSet custT="1"/>
      <dgm:spPr/>
      <dgm:t>
        <a:bodyPr/>
        <a:lstStyle/>
        <a:p>
          <a:endParaRPr lang="en-US" sz="1000"/>
        </a:p>
      </dgm:t>
    </dgm:pt>
    <dgm:pt modelId="{702CAB89-DC2A-4601-839E-E278D32BD842}" type="pres">
      <dgm:prSet presAssocID="{CECE78B4-D45C-4899-B638-41314E0A7EFA}" presName="Name0" presStyleCnt="0">
        <dgm:presLayoutVars>
          <dgm:chPref val="1"/>
          <dgm:dir/>
          <dgm:animOne val="branch"/>
          <dgm:animLvl val="lvl"/>
          <dgm:resizeHandles val="exact"/>
        </dgm:presLayoutVars>
      </dgm:prSet>
      <dgm:spPr/>
    </dgm:pt>
    <dgm:pt modelId="{B7726702-64B3-435A-A0A7-1E9EFA0F8597}" type="pres">
      <dgm:prSet presAssocID="{F0F429A7-8BE2-4E19-A180-A8DC004AB6DC}" presName="root1" presStyleCnt="0"/>
      <dgm:spPr/>
    </dgm:pt>
    <dgm:pt modelId="{BD078B62-43AA-4913-872D-23A86F9BFA13}" type="pres">
      <dgm:prSet presAssocID="{F0F429A7-8BE2-4E19-A180-A8DC004AB6DC}" presName="LevelOneTextNode" presStyleLbl="node0" presStyleIdx="0" presStyleCnt="2" custScaleX="90930" custScaleY="99328" custLinFactNeighborX="-2268" custLinFactNeighborY="225">
        <dgm:presLayoutVars>
          <dgm:chPref val="3"/>
        </dgm:presLayoutVars>
      </dgm:prSet>
      <dgm:spPr/>
    </dgm:pt>
    <dgm:pt modelId="{2B87C70A-C14C-40BF-B1DC-A44550999A68}" type="pres">
      <dgm:prSet presAssocID="{F0F429A7-8BE2-4E19-A180-A8DC004AB6DC}" presName="level2hierChild" presStyleCnt="0"/>
      <dgm:spPr/>
    </dgm:pt>
    <dgm:pt modelId="{8EAABE7D-24F3-4F14-87CD-DA8A4AE702BC}" type="pres">
      <dgm:prSet presAssocID="{7DE8E5A5-BC4E-4606-8B62-A83F5D92BEF5}" presName="conn2-1" presStyleLbl="parChTrans1D2" presStyleIdx="0" presStyleCnt="11"/>
      <dgm:spPr/>
    </dgm:pt>
    <dgm:pt modelId="{30CAB5CE-85E7-4CD3-B27E-D3B0F43C7939}" type="pres">
      <dgm:prSet presAssocID="{7DE8E5A5-BC4E-4606-8B62-A83F5D92BEF5}" presName="connTx" presStyleLbl="parChTrans1D2" presStyleIdx="0" presStyleCnt="11"/>
      <dgm:spPr/>
    </dgm:pt>
    <dgm:pt modelId="{138D5FA3-2E41-4E0C-8E3B-8D514DFC8F10}" type="pres">
      <dgm:prSet presAssocID="{4BB3F7E7-6D1E-4E53-BF7B-931606A3F78A}" presName="root2" presStyleCnt="0"/>
      <dgm:spPr/>
    </dgm:pt>
    <dgm:pt modelId="{F2FCD9AC-3C3A-4924-B5A3-8C58A12B778E}" type="pres">
      <dgm:prSet presAssocID="{4BB3F7E7-6D1E-4E53-BF7B-931606A3F78A}" presName="LevelTwoTextNode" presStyleLbl="node2" presStyleIdx="0" presStyleCnt="11" custScaleX="263474" custLinFactNeighborX="-3272">
        <dgm:presLayoutVars>
          <dgm:chPref val="3"/>
        </dgm:presLayoutVars>
      </dgm:prSet>
      <dgm:spPr/>
    </dgm:pt>
    <dgm:pt modelId="{14A9BB9A-325E-4E72-8D8E-DE63FFCD8BEF}" type="pres">
      <dgm:prSet presAssocID="{4BB3F7E7-6D1E-4E53-BF7B-931606A3F78A}" presName="level3hierChild" presStyleCnt="0"/>
      <dgm:spPr/>
    </dgm:pt>
    <dgm:pt modelId="{9B2B9A85-6B7A-424D-AC25-680CC1C8C50F}" type="pres">
      <dgm:prSet presAssocID="{A66E8843-AB76-4761-B770-A35EB43C7344}" presName="conn2-1" presStyleLbl="parChTrans1D3" presStyleIdx="0" presStyleCnt="19"/>
      <dgm:spPr/>
    </dgm:pt>
    <dgm:pt modelId="{3C11A653-4A1C-4FF7-AF95-09B075858A92}" type="pres">
      <dgm:prSet presAssocID="{A66E8843-AB76-4761-B770-A35EB43C7344}" presName="connTx" presStyleLbl="parChTrans1D3" presStyleIdx="0" presStyleCnt="19"/>
      <dgm:spPr/>
    </dgm:pt>
    <dgm:pt modelId="{CDCA7F2D-6540-4363-9BF2-2AE6F588E12E}" type="pres">
      <dgm:prSet presAssocID="{308B8940-106F-4079-BE58-D05215E78335}" presName="root2" presStyleCnt="0"/>
      <dgm:spPr/>
    </dgm:pt>
    <dgm:pt modelId="{2CBB8449-D3F7-46F0-AC05-E7B3EDE68AD2}" type="pres">
      <dgm:prSet presAssocID="{308B8940-106F-4079-BE58-D05215E78335}" presName="LevelTwoTextNode" presStyleLbl="node3" presStyleIdx="0" presStyleCnt="19" custScaleX="386432" custScaleY="102639" custLinFactNeighborX="-7642">
        <dgm:presLayoutVars>
          <dgm:chPref val="3"/>
        </dgm:presLayoutVars>
      </dgm:prSet>
      <dgm:spPr/>
    </dgm:pt>
    <dgm:pt modelId="{C07E41BB-5219-4985-847A-F9377501BCD3}" type="pres">
      <dgm:prSet presAssocID="{308B8940-106F-4079-BE58-D05215E78335}" presName="level3hierChild" presStyleCnt="0"/>
      <dgm:spPr/>
    </dgm:pt>
    <dgm:pt modelId="{D7337A44-147F-4F8E-BA72-C32AE6689BB1}" type="pres">
      <dgm:prSet presAssocID="{7800C317-0BB1-4DFA-ABCE-9E620CE5D90E}" presName="conn2-1" presStyleLbl="parChTrans1D2" presStyleIdx="1" presStyleCnt="11"/>
      <dgm:spPr/>
    </dgm:pt>
    <dgm:pt modelId="{CF60F053-993F-4E93-8EA5-91952F628FC7}" type="pres">
      <dgm:prSet presAssocID="{7800C317-0BB1-4DFA-ABCE-9E620CE5D90E}" presName="connTx" presStyleLbl="parChTrans1D2" presStyleIdx="1" presStyleCnt="11"/>
      <dgm:spPr/>
    </dgm:pt>
    <dgm:pt modelId="{A52A12CE-F850-4433-AF8B-6FE219B5E8DF}" type="pres">
      <dgm:prSet presAssocID="{79ECD2DB-BD95-4FD0-973D-A272C645C04B}" presName="root2" presStyleCnt="0"/>
      <dgm:spPr/>
    </dgm:pt>
    <dgm:pt modelId="{6FE5326E-1F05-4864-B99F-FFEB09B452B5}" type="pres">
      <dgm:prSet presAssocID="{79ECD2DB-BD95-4FD0-973D-A272C645C04B}" presName="LevelTwoTextNode" presStyleLbl="node2" presStyleIdx="1" presStyleCnt="11" custScaleX="263474" custLinFactNeighborX="-3272">
        <dgm:presLayoutVars>
          <dgm:chPref val="3"/>
        </dgm:presLayoutVars>
      </dgm:prSet>
      <dgm:spPr/>
    </dgm:pt>
    <dgm:pt modelId="{51C22E2F-E6E7-463E-93CB-289E481AEB5A}" type="pres">
      <dgm:prSet presAssocID="{79ECD2DB-BD95-4FD0-973D-A272C645C04B}" presName="level3hierChild" presStyleCnt="0"/>
      <dgm:spPr/>
    </dgm:pt>
    <dgm:pt modelId="{90ECC33F-9572-4FCA-B576-ED456263DD4B}" type="pres">
      <dgm:prSet presAssocID="{A123C1E3-0FCB-41C2-8FF7-E897F9910533}" presName="conn2-1" presStyleLbl="parChTrans1D3" presStyleIdx="1" presStyleCnt="19"/>
      <dgm:spPr/>
    </dgm:pt>
    <dgm:pt modelId="{75C3554F-215C-4E14-8894-DF5FFA04CFDF}" type="pres">
      <dgm:prSet presAssocID="{A123C1E3-0FCB-41C2-8FF7-E897F9910533}" presName="connTx" presStyleLbl="parChTrans1D3" presStyleIdx="1" presStyleCnt="19"/>
      <dgm:spPr/>
    </dgm:pt>
    <dgm:pt modelId="{A0C58993-1134-456B-9C47-8FEA0B6094BD}" type="pres">
      <dgm:prSet presAssocID="{64FECE33-BCFE-47FD-A241-BD521525D03A}" presName="root2" presStyleCnt="0"/>
      <dgm:spPr/>
    </dgm:pt>
    <dgm:pt modelId="{064CDF18-E6C6-49A7-88B2-6A57B05EB6EC}" type="pres">
      <dgm:prSet presAssocID="{64FECE33-BCFE-47FD-A241-BD521525D03A}" presName="LevelTwoTextNode" presStyleLbl="node3" presStyleIdx="1" presStyleCnt="19" custScaleX="386432" custScaleY="102639" custLinFactNeighborX="-7642">
        <dgm:presLayoutVars>
          <dgm:chPref val="3"/>
        </dgm:presLayoutVars>
      </dgm:prSet>
      <dgm:spPr/>
    </dgm:pt>
    <dgm:pt modelId="{7FA7C8D9-58A4-445A-8E45-654D46B650D9}" type="pres">
      <dgm:prSet presAssocID="{64FECE33-BCFE-47FD-A241-BD521525D03A}" presName="level3hierChild" presStyleCnt="0"/>
      <dgm:spPr/>
    </dgm:pt>
    <dgm:pt modelId="{7F8074C3-580E-484D-948B-AA763D52DBD4}" type="pres">
      <dgm:prSet presAssocID="{939371B0-3944-48A3-A3F5-F5C64F791207}" presName="conn2-1" presStyleLbl="parChTrans1D2" presStyleIdx="2" presStyleCnt="11"/>
      <dgm:spPr/>
    </dgm:pt>
    <dgm:pt modelId="{F2E26C0B-159F-4791-B8F8-8CA258FE81F4}" type="pres">
      <dgm:prSet presAssocID="{939371B0-3944-48A3-A3F5-F5C64F791207}" presName="connTx" presStyleLbl="parChTrans1D2" presStyleIdx="2" presStyleCnt="11"/>
      <dgm:spPr/>
    </dgm:pt>
    <dgm:pt modelId="{C694A961-FFAC-47D2-9BD4-05E160280F66}" type="pres">
      <dgm:prSet presAssocID="{E5EBC221-EDE5-4439-A8F7-D140AD6F8F8C}" presName="root2" presStyleCnt="0"/>
      <dgm:spPr/>
    </dgm:pt>
    <dgm:pt modelId="{85A0A427-CD77-4CEF-B938-651B4BA3D649}" type="pres">
      <dgm:prSet presAssocID="{E5EBC221-EDE5-4439-A8F7-D140AD6F8F8C}" presName="LevelTwoTextNode" presStyleLbl="node2" presStyleIdx="2" presStyleCnt="11" custScaleX="263474" custLinFactNeighborX="-3272">
        <dgm:presLayoutVars>
          <dgm:chPref val="3"/>
        </dgm:presLayoutVars>
      </dgm:prSet>
      <dgm:spPr/>
    </dgm:pt>
    <dgm:pt modelId="{5857EF87-1624-4E0C-85F0-1FE0AC038518}" type="pres">
      <dgm:prSet presAssocID="{E5EBC221-EDE5-4439-A8F7-D140AD6F8F8C}" presName="level3hierChild" presStyleCnt="0"/>
      <dgm:spPr/>
    </dgm:pt>
    <dgm:pt modelId="{2467C3C1-5142-4328-983D-4E536B35E882}" type="pres">
      <dgm:prSet presAssocID="{94CFF3BB-27E0-42FD-8CD4-EB6D008DDC99}" presName="conn2-1" presStyleLbl="parChTrans1D3" presStyleIdx="2" presStyleCnt="19"/>
      <dgm:spPr/>
    </dgm:pt>
    <dgm:pt modelId="{1F7BC2F4-8963-4CF2-9F64-66701C62A97C}" type="pres">
      <dgm:prSet presAssocID="{94CFF3BB-27E0-42FD-8CD4-EB6D008DDC99}" presName="connTx" presStyleLbl="parChTrans1D3" presStyleIdx="2" presStyleCnt="19"/>
      <dgm:spPr/>
    </dgm:pt>
    <dgm:pt modelId="{10743BDB-3D95-4A63-B9F4-0A2ED3E77412}" type="pres">
      <dgm:prSet presAssocID="{A833E71C-B7A9-41DE-9DC7-EE6F54C4DDBF}" presName="root2" presStyleCnt="0"/>
      <dgm:spPr/>
    </dgm:pt>
    <dgm:pt modelId="{AEFA8EF6-B7C6-410D-8803-8974CEA0C586}" type="pres">
      <dgm:prSet presAssocID="{A833E71C-B7A9-41DE-9DC7-EE6F54C4DDBF}" presName="LevelTwoTextNode" presStyleLbl="node3" presStyleIdx="2" presStyleCnt="19" custScaleX="386432" custScaleY="102639" custLinFactNeighborX="-7642">
        <dgm:presLayoutVars>
          <dgm:chPref val="3"/>
        </dgm:presLayoutVars>
      </dgm:prSet>
      <dgm:spPr/>
    </dgm:pt>
    <dgm:pt modelId="{715B9EFA-4B11-4714-8BB9-85554683D098}" type="pres">
      <dgm:prSet presAssocID="{A833E71C-B7A9-41DE-9DC7-EE6F54C4DDBF}" presName="level3hierChild" presStyleCnt="0"/>
      <dgm:spPr/>
    </dgm:pt>
    <dgm:pt modelId="{EFDEBCB2-922A-4BF4-A763-D8A0BA96F4DE}" type="pres">
      <dgm:prSet presAssocID="{811CEA30-6DCF-4D0A-A67C-9E2BD9524DE7}" presName="root1" presStyleCnt="0"/>
      <dgm:spPr/>
    </dgm:pt>
    <dgm:pt modelId="{B27D8A31-22A4-47F9-B27D-AAA231F9DD2F}" type="pres">
      <dgm:prSet presAssocID="{811CEA30-6DCF-4D0A-A67C-9E2BD9524DE7}" presName="LevelOneTextNode" presStyleLbl="node0" presStyleIdx="1" presStyleCnt="2" custScaleX="90930" custScaleY="99328" custLinFactNeighborX="-2268" custLinFactNeighborY="-6415">
        <dgm:presLayoutVars>
          <dgm:chPref val="3"/>
        </dgm:presLayoutVars>
      </dgm:prSet>
      <dgm:spPr/>
    </dgm:pt>
    <dgm:pt modelId="{8E519804-F46D-4DA6-ADE4-06010254CEA7}" type="pres">
      <dgm:prSet presAssocID="{811CEA30-6DCF-4D0A-A67C-9E2BD9524DE7}" presName="level2hierChild" presStyleCnt="0"/>
      <dgm:spPr/>
    </dgm:pt>
    <dgm:pt modelId="{B238757E-3E6F-4599-8A72-6EBC87957F71}" type="pres">
      <dgm:prSet presAssocID="{34DCE55D-1ABF-4B28-A951-65CD3289933B}" presName="conn2-1" presStyleLbl="parChTrans1D2" presStyleIdx="3" presStyleCnt="11"/>
      <dgm:spPr/>
    </dgm:pt>
    <dgm:pt modelId="{2B559C03-45E8-4C50-8FF1-8C6E8D18AE8D}" type="pres">
      <dgm:prSet presAssocID="{34DCE55D-1ABF-4B28-A951-65CD3289933B}" presName="connTx" presStyleLbl="parChTrans1D2" presStyleIdx="3" presStyleCnt="11"/>
      <dgm:spPr/>
    </dgm:pt>
    <dgm:pt modelId="{2D9C1FFC-BD2F-45AD-B5A9-1E492E4DAABF}" type="pres">
      <dgm:prSet presAssocID="{3605D4A4-218F-4A02-94D2-31C87CB81F4D}" presName="root2" presStyleCnt="0"/>
      <dgm:spPr/>
    </dgm:pt>
    <dgm:pt modelId="{D2D93AFD-ACD3-4478-AD9E-65D54ACBBDF6}" type="pres">
      <dgm:prSet presAssocID="{3605D4A4-218F-4A02-94D2-31C87CB81F4D}" presName="LevelTwoTextNode" presStyleLbl="node2" presStyleIdx="3" presStyleCnt="11" custScaleX="263474" custLinFactNeighborX="-3272">
        <dgm:presLayoutVars>
          <dgm:chPref val="3"/>
        </dgm:presLayoutVars>
      </dgm:prSet>
      <dgm:spPr/>
    </dgm:pt>
    <dgm:pt modelId="{A7D69461-0160-4C62-8861-358CF859BB6C}" type="pres">
      <dgm:prSet presAssocID="{3605D4A4-218F-4A02-94D2-31C87CB81F4D}" presName="level3hierChild" presStyleCnt="0"/>
      <dgm:spPr/>
    </dgm:pt>
    <dgm:pt modelId="{9C93D997-8E97-4B35-A5B4-D22601E0B5F0}" type="pres">
      <dgm:prSet presAssocID="{D0EF3D00-4578-4C13-9B45-12AA42E347E9}" presName="conn2-1" presStyleLbl="parChTrans1D3" presStyleIdx="3" presStyleCnt="19"/>
      <dgm:spPr/>
    </dgm:pt>
    <dgm:pt modelId="{A1EBF924-7275-413A-A6EF-4B886889C31A}" type="pres">
      <dgm:prSet presAssocID="{D0EF3D00-4578-4C13-9B45-12AA42E347E9}" presName="connTx" presStyleLbl="parChTrans1D3" presStyleIdx="3" presStyleCnt="19"/>
      <dgm:spPr/>
    </dgm:pt>
    <dgm:pt modelId="{76E93FD8-4C26-4615-8F6A-34700F5E0E6F}" type="pres">
      <dgm:prSet presAssocID="{C2EE2445-5B4B-4A50-B0A0-0FF8F6A16570}" presName="root2" presStyleCnt="0"/>
      <dgm:spPr/>
    </dgm:pt>
    <dgm:pt modelId="{3D3F5C27-502D-496E-A34C-C6694A17A787}" type="pres">
      <dgm:prSet presAssocID="{C2EE2445-5B4B-4A50-B0A0-0FF8F6A16570}" presName="LevelTwoTextNode" presStyleLbl="node3" presStyleIdx="3" presStyleCnt="19" custScaleX="386432" custScaleY="102639" custLinFactNeighborX="-7642">
        <dgm:presLayoutVars>
          <dgm:chPref val="3"/>
        </dgm:presLayoutVars>
      </dgm:prSet>
      <dgm:spPr/>
    </dgm:pt>
    <dgm:pt modelId="{77F077C5-5EFF-40EA-A724-6FB1D82A8CFD}" type="pres">
      <dgm:prSet presAssocID="{C2EE2445-5B4B-4A50-B0A0-0FF8F6A16570}" presName="level3hierChild" presStyleCnt="0"/>
      <dgm:spPr/>
    </dgm:pt>
    <dgm:pt modelId="{C3478391-88E7-497B-8CAC-69AC8657B205}" type="pres">
      <dgm:prSet presAssocID="{872A07D8-6803-46CF-81A5-A2D1CB37AF8E}" presName="conn2-1" presStyleLbl="parChTrans1D3" presStyleIdx="4" presStyleCnt="19"/>
      <dgm:spPr/>
    </dgm:pt>
    <dgm:pt modelId="{53E0B95C-9987-4E83-9CA6-2D38D6C0C178}" type="pres">
      <dgm:prSet presAssocID="{872A07D8-6803-46CF-81A5-A2D1CB37AF8E}" presName="connTx" presStyleLbl="parChTrans1D3" presStyleIdx="4" presStyleCnt="19"/>
      <dgm:spPr/>
    </dgm:pt>
    <dgm:pt modelId="{E71A3871-3095-4A50-A7F1-80D3AC2C5E7E}" type="pres">
      <dgm:prSet presAssocID="{D4EF6BBC-F234-4F42-BA5C-D77711D70F6E}" presName="root2" presStyleCnt="0"/>
      <dgm:spPr/>
    </dgm:pt>
    <dgm:pt modelId="{1C4A1210-3C62-43B8-A25D-866809FD6A74}" type="pres">
      <dgm:prSet presAssocID="{D4EF6BBC-F234-4F42-BA5C-D77711D70F6E}" presName="LevelTwoTextNode" presStyleLbl="node3" presStyleIdx="4" presStyleCnt="19" custScaleX="386432" custScaleY="102639" custLinFactNeighborX="-7642">
        <dgm:presLayoutVars>
          <dgm:chPref val="3"/>
        </dgm:presLayoutVars>
      </dgm:prSet>
      <dgm:spPr/>
    </dgm:pt>
    <dgm:pt modelId="{BAAD6740-93D4-468F-A5F4-FE53F83545C2}" type="pres">
      <dgm:prSet presAssocID="{D4EF6BBC-F234-4F42-BA5C-D77711D70F6E}" presName="level3hierChild" presStyleCnt="0"/>
      <dgm:spPr/>
    </dgm:pt>
    <dgm:pt modelId="{C4341C42-B3D2-43F4-8034-BFAD8668E814}" type="pres">
      <dgm:prSet presAssocID="{296ED403-C52E-418C-9645-83692F5F830A}" presName="conn2-1" presStyleLbl="parChTrans1D3" presStyleIdx="5" presStyleCnt="19"/>
      <dgm:spPr/>
    </dgm:pt>
    <dgm:pt modelId="{7D75FF4F-2E97-4692-BB33-C897C46C6C58}" type="pres">
      <dgm:prSet presAssocID="{296ED403-C52E-418C-9645-83692F5F830A}" presName="connTx" presStyleLbl="parChTrans1D3" presStyleIdx="5" presStyleCnt="19"/>
      <dgm:spPr/>
    </dgm:pt>
    <dgm:pt modelId="{8C64953D-0005-49A6-8A40-BF858864D67F}" type="pres">
      <dgm:prSet presAssocID="{544994D1-1712-44EF-AAA8-396888C3ABEB}" presName="root2" presStyleCnt="0"/>
      <dgm:spPr/>
    </dgm:pt>
    <dgm:pt modelId="{723C9DF0-07F0-45E4-9C6F-EC254A344201}" type="pres">
      <dgm:prSet presAssocID="{544994D1-1712-44EF-AAA8-396888C3ABEB}" presName="LevelTwoTextNode" presStyleLbl="node3" presStyleIdx="5" presStyleCnt="19" custScaleX="386432" custScaleY="102639" custLinFactNeighborX="-7642">
        <dgm:presLayoutVars>
          <dgm:chPref val="3"/>
        </dgm:presLayoutVars>
      </dgm:prSet>
      <dgm:spPr/>
    </dgm:pt>
    <dgm:pt modelId="{C7E5668F-FC6E-4E49-A7A1-9329A5744237}" type="pres">
      <dgm:prSet presAssocID="{544994D1-1712-44EF-AAA8-396888C3ABEB}" presName="level3hierChild" presStyleCnt="0"/>
      <dgm:spPr/>
    </dgm:pt>
    <dgm:pt modelId="{C7978B8B-072A-4B7D-91A3-DABC08E63E22}" type="pres">
      <dgm:prSet presAssocID="{EFF54060-9887-48CE-B51F-385AF5C2A3B2}" presName="conn2-1" presStyleLbl="parChTrans1D3" presStyleIdx="6" presStyleCnt="19"/>
      <dgm:spPr/>
    </dgm:pt>
    <dgm:pt modelId="{53FB0CEB-1460-4324-9A4F-32FF42C28F54}" type="pres">
      <dgm:prSet presAssocID="{EFF54060-9887-48CE-B51F-385AF5C2A3B2}" presName="connTx" presStyleLbl="parChTrans1D3" presStyleIdx="6" presStyleCnt="19"/>
      <dgm:spPr/>
    </dgm:pt>
    <dgm:pt modelId="{7806E9F4-205C-4071-8034-828A3125E3F0}" type="pres">
      <dgm:prSet presAssocID="{B446963E-BF83-45F6-BA45-E7F45921E2AF}" presName="root2" presStyleCnt="0"/>
      <dgm:spPr/>
    </dgm:pt>
    <dgm:pt modelId="{C33C3EC5-70B7-41C9-8841-18A91B6F6A46}" type="pres">
      <dgm:prSet presAssocID="{B446963E-BF83-45F6-BA45-E7F45921E2AF}" presName="LevelTwoTextNode" presStyleLbl="node3" presStyleIdx="6" presStyleCnt="19" custScaleX="386432" custScaleY="102639" custLinFactNeighborX="-7642">
        <dgm:presLayoutVars>
          <dgm:chPref val="3"/>
        </dgm:presLayoutVars>
      </dgm:prSet>
      <dgm:spPr/>
    </dgm:pt>
    <dgm:pt modelId="{DFB1F71A-CA84-4527-B2E2-D9A8AB19D545}" type="pres">
      <dgm:prSet presAssocID="{B446963E-BF83-45F6-BA45-E7F45921E2AF}" presName="level3hierChild" presStyleCnt="0"/>
      <dgm:spPr/>
    </dgm:pt>
    <dgm:pt modelId="{CE60AB75-5E2E-4B14-B1A5-C6D8152CFD75}" type="pres">
      <dgm:prSet presAssocID="{523D45EF-9469-41BB-A0AD-2006F7BEA9D7}" presName="conn2-1" presStyleLbl="parChTrans1D2" presStyleIdx="4" presStyleCnt="11"/>
      <dgm:spPr/>
    </dgm:pt>
    <dgm:pt modelId="{64AB603A-2962-4CFA-94B0-0AE71C02BD8D}" type="pres">
      <dgm:prSet presAssocID="{523D45EF-9469-41BB-A0AD-2006F7BEA9D7}" presName="connTx" presStyleLbl="parChTrans1D2" presStyleIdx="4" presStyleCnt="11"/>
      <dgm:spPr/>
    </dgm:pt>
    <dgm:pt modelId="{22BEA49C-335F-4715-832B-B5D280E9398F}" type="pres">
      <dgm:prSet presAssocID="{A47F8F54-7937-414F-A55C-1C2419D1AA15}" presName="root2" presStyleCnt="0"/>
      <dgm:spPr/>
    </dgm:pt>
    <dgm:pt modelId="{6654A706-B233-43BE-978A-C807386F69A1}" type="pres">
      <dgm:prSet presAssocID="{A47F8F54-7937-414F-A55C-1C2419D1AA15}" presName="LevelTwoTextNode" presStyleLbl="node2" presStyleIdx="4" presStyleCnt="11" custScaleX="263474" custLinFactNeighborX="-3272">
        <dgm:presLayoutVars>
          <dgm:chPref val="3"/>
        </dgm:presLayoutVars>
      </dgm:prSet>
      <dgm:spPr/>
    </dgm:pt>
    <dgm:pt modelId="{D0453895-67D7-40C1-A42C-E743697ECE8D}" type="pres">
      <dgm:prSet presAssocID="{A47F8F54-7937-414F-A55C-1C2419D1AA15}" presName="level3hierChild" presStyleCnt="0"/>
      <dgm:spPr/>
    </dgm:pt>
    <dgm:pt modelId="{544BC228-E380-4AED-9358-3A6B77A05EB4}" type="pres">
      <dgm:prSet presAssocID="{3217436D-3C8A-4195-8CC4-A09F961D068B}" presName="conn2-1" presStyleLbl="parChTrans1D3" presStyleIdx="7" presStyleCnt="19"/>
      <dgm:spPr/>
    </dgm:pt>
    <dgm:pt modelId="{C6761510-4FBF-42DE-A26E-BBA8EACA67DE}" type="pres">
      <dgm:prSet presAssocID="{3217436D-3C8A-4195-8CC4-A09F961D068B}" presName="connTx" presStyleLbl="parChTrans1D3" presStyleIdx="7" presStyleCnt="19"/>
      <dgm:spPr/>
    </dgm:pt>
    <dgm:pt modelId="{A6BE908D-E1A8-421D-817A-D9AFB5791713}" type="pres">
      <dgm:prSet presAssocID="{69A72782-7FBF-47EB-8089-1307698C65B5}" presName="root2" presStyleCnt="0"/>
      <dgm:spPr/>
    </dgm:pt>
    <dgm:pt modelId="{FB38FD68-E62A-4775-8A43-8BB464EAC792}" type="pres">
      <dgm:prSet presAssocID="{69A72782-7FBF-47EB-8089-1307698C65B5}" presName="LevelTwoTextNode" presStyleLbl="node3" presStyleIdx="7" presStyleCnt="19" custScaleX="386432" custScaleY="102639" custLinFactNeighborX="-7642">
        <dgm:presLayoutVars>
          <dgm:chPref val="3"/>
        </dgm:presLayoutVars>
      </dgm:prSet>
      <dgm:spPr/>
    </dgm:pt>
    <dgm:pt modelId="{C86723AA-8772-4A08-B5C7-B0D4114C722E}" type="pres">
      <dgm:prSet presAssocID="{69A72782-7FBF-47EB-8089-1307698C65B5}" presName="level3hierChild" presStyleCnt="0"/>
      <dgm:spPr/>
    </dgm:pt>
    <dgm:pt modelId="{0C3EABC0-1ECC-4ACC-B0FE-5B82C1F33158}" type="pres">
      <dgm:prSet presAssocID="{4127C70F-A2F2-4E0F-BEC1-1A1F69FD9227}" presName="conn2-1" presStyleLbl="parChTrans1D2" presStyleIdx="5" presStyleCnt="11"/>
      <dgm:spPr/>
    </dgm:pt>
    <dgm:pt modelId="{E6218D96-9AF2-41EA-BCF2-87DFB70C62E4}" type="pres">
      <dgm:prSet presAssocID="{4127C70F-A2F2-4E0F-BEC1-1A1F69FD9227}" presName="connTx" presStyleLbl="parChTrans1D2" presStyleIdx="5" presStyleCnt="11"/>
      <dgm:spPr/>
    </dgm:pt>
    <dgm:pt modelId="{E3B87A6F-7953-4721-B745-2974E0AE6C87}" type="pres">
      <dgm:prSet presAssocID="{11B07834-06D9-499A-B209-EFAEBCF081E2}" presName="root2" presStyleCnt="0"/>
      <dgm:spPr/>
    </dgm:pt>
    <dgm:pt modelId="{19A180DE-A86E-4C94-A4A9-D2537C388B79}" type="pres">
      <dgm:prSet presAssocID="{11B07834-06D9-499A-B209-EFAEBCF081E2}" presName="LevelTwoTextNode" presStyleLbl="node2" presStyleIdx="5" presStyleCnt="11" custScaleX="263474" custLinFactNeighborX="-3272">
        <dgm:presLayoutVars>
          <dgm:chPref val="3"/>
        </dgm:presLayoutVars>
      </dgm:prSet>
      <dgm:spPr/>
    </dgm:pt>
    <dgm:pt modelId="{5A53BC6F-C500-4063-B31E-EF9E6B3903C3}" type="pres">
      <dgm:prSet presAssocID="{11B07834-06D9-499A-B209-EFAEBCF081E2}" presName="level3hierChild" presStyleCnt="0"/>
      <dgm:spPr/>
    </dgm:pt>
    <dgm:pt modelId="{7CAF040F-EC45-4DA4-B168-988C4E07EEBE}" type="pres">
      <dgm:prSet presAssocID="{BE938303-7DC6-4B5E-A512-54E68E7077A7}" presName="conn2-1" presStyleLbl="parChTrans1D3" presStyleIdx="8" presStyleCnt="19"/>
      <dgm:spPr/>
    </dgm:pt>
    <dgm:pt modelId="{2F7834E8-FB40-4671-8B14-C47EB6AE83A4}" type="pres">
      <dgm:prSet presAssocID="{BE938303-7DC6-4B5E-A512-54E68E7077A7}" presName="connTx" presStyleLbl="parChTrans1D3" presStyleIdx="8" presStyleCnt="19"/>
      <dgm:spPr/>
    </dgm:pt>
    <dgm:pt modelId="{6D54DB34-8184-4BA8-A057-F3121AFADC03}" type="pres">
      <dgm:prSet presAssocID="{9A0ACBC5-B9FA-4189-8D66-51826A395CAA}" presName="root2" presStyleCnt="0"/>
      <dgm:spPr/>
    </dgm:pt>
    <dgm:pt modelId="{1DECD3F2-4286-4A21-8B3F-046D3576BDC7}" type="pres">
      <dgm:prSet presAssocID="{9A0ACBC5-B9FA-4189-8D66-51826A395CAA}" presName="LevelTwoTextNode" presStyleLbl="node3" presStyleIdx="8" presStyleCnt="19" custScaleX="386432" custScaleY="102639" custLinFactNeighborX="-7642">
        <dgm:presLayoutVars>
          <dgm:chPref val="3"/>
        </dgm:presLayoutVars>
      </dgm:prSet>
      <dgm:spPr/>
    </dgm:pt>
    <dgm:pt modelId="{DABA6EC5-0F42-4F89-955D-A7E962BFD5BD}" type="pres">
      <dgm:prSet presAssocID="{9A0ACBC5-B9FA-4189-8D66-51826A395CAA}" presName="level3hierChild" presStyleCnt="0"/>
      <dgm:spPr/>
    </dgm:pt>
    <dgm:pt modelId="{4C81BA25-C441-42F3-8C0F-D66D9083F352}" type="pres">
      <dgm:prSet presAssocID="{12305756-B554-445F-91C1-F64CF1A527F1}" presName="conn2-1" presStyleLbl="parChTrans1D3" presStyleIdx="9" presStyleCnt="19"/>
      <dgm:spPr/>
    </dgm:pt>
    <dgm:pt modelId="{BC228872-11B2-4E2B-B69D-D1DCD5719A6C}" type="pres">
      <dgm:prSet presAssocID="{12305756-B554-445F-91C1-F64CF1A527F1}" presName="connTx" presStyleLbl="parChTrans1D3" presStyleIdx="9" presStyleCnt="19"/>
      <dgm:spPr/>
    </dgm:pt>
    <dgm:pt modelId="{F9508335-71E6-4EA5-8070-FEB83019AC43}" type="pres">
      <dgm:prSet presAssocID="{4A3DF259-583A-40A2-BD2E-9350875972B4}" presName="root2" presStyleCnt="0"/>
      <dgm:spPr/>
    </dgm:pt>
    <dgm:pt modelId="{6BF6B799-A7A6-447A-947F-13A12844C234}" type="pres">
      <dgm:prSet presAssocID="{4A3DF259-583A-40A2-BD2E-9350875972B4}" presName="LevelTwoTextNode" presStyleLbl="node3" presStyleIdx="9" presStyleCnt="19" custScaleX="386432" custScaleY="102639" custLinFactNeighborX="-7642">
        <dgm:presLayoutVars>
          <dgm:chPref val="3"/>
        </dgm:presLayoutVars>
      </dgm:prSet>
      <dgm:spPr/>
    </dgm:pt>
    <dgm:pt modelId="{B628658F-5005-471E-B4F8-27CB03D4EB21}" type="pres">
      <dgm:prSet presAssocID="{4A3DF259-583A-40A2-BD2E-9350875972B4}" presName="level3hierChild" presStyleCnt="0"/>
      <dgm:spPr/>
    </dgm:pt>
    <dgm:pt modelId="{7B991DC5-3322-4BAE-9301-908C15EBFE19}" type="pres">
      <dgm:prSet presAssocID="{3B5041CF-37EB-4750-84B7-C23714EED366}" presName="conn2-1" presStyleLbl="parChTrans1D2" presStyleIdx="6" presStyleCnt="11"/>
      <dgm:spPr/>
    </dgm:pt>
    <dgm:pt modelId="{1D8E1481-9579-43FC-BE4F-C0FAF0C0F354}" type="pres">
      <dgm:prSet presAssocID="{3B5041CF-37EB-4750-84B7-C23714EED366}" presName="connTx" presStyleLbl="parChTrans1D2" presStyleIdx="6" presStyleCnt="11"/>
      <dgm:spPr/>
    </dgm:pt>
    <dgm:pt modelId="{3BA511BC-55A9-4395-AB7E-804A4D0DF5BE}" type="pres">
      <dgm:prSet presAssocID="{FD30A854-6BAF-4949-A464-82CB421B28F0}" presName="root2" presStyleCnt="0"/>
      <dgm:spPr/>
    </dgm:pt>
    <dgm:pt modelId="{0B730C6C-6D5D-4D2B-BDE9-960094C8205F}" type="pres">
      <dgm:prSet presAssocID="{FD30A854-6BAF-4949-A464-82CB421B28F0}" presName="LevelTwoTextNode" presStyleLbl="node2" presStyleIdx="6" presStyleCnt="11" custScaleX="263474" custLinFactNeighborX="-3272">
        <dgm:presLayoutVars>
          <dgm:chPref val="3"/>
        </dgm:presLayoutVars>
      </dgm:prSet>
      <dgm:spPr/>
    </dgm:pt>
    <dgm:pt modelId="{DF013994-446F-4B6D-83CF-E8CE4EFE7D3C}" type="pres">
      <dgm:prSet presAssocID="{FD30A854-6BAF-4949-A464-82CB421B28F0}" presName="level3hierChild" presStyleCnt="0"/>
      <dgm:spPr/>
    </dgm:pt>
    <dgm:pt modelId="{64965821-1802-4C4E-B39B-3998833ECFCF}" type="pres">
      <dgm:prSet presAssocID="{A1AA32EB-C0CB-4BA7-87B2-8B736517A231}" presName="conn2-1" presStyleLbl="parChTrans1D3" presStyleIdx="10" presStyleCnt="19"/>
      <dgm:spPr/>
    </dgm:pt>
    <dgm:pt modelId="{AB9198B4-DAD2-4968-AA7A-A3A1B711DB39}" type="pres">
      <dgm:prSet presAssocID="{A1AA32EB-C0CB-4BA7-87B2-8B736517A231}" presName="connTx" presStyleLbl="parChTrans1D3" presStyleIdx="10" presStyleCnt="19"/>
      <dgm:spPr/>
    </dgm:pt>
    <dgm:pt modelId="{57CD55E2-A998-47BF-8833-0AB15197AC01}" type="pres">
      <dgm:prSet presAssocID="{7C8A03D8-3D73-48F9-A193-73FA1D0BCF75}" presName="root2" presStyleCnt="0"/>
      <dgm:spPr/>
    </dgm:pt>
    <dgm:pt modelId="{2153915A-D04C-4A9B-B023-F2F9AB770E3E}" type="pres">
      <dgm:prSet presAssocID="{7C8A03D8-3D73-48F9-A193-73FA1D0BCF75}" presName="LevelTwoTextNode" presStyleLbl="node3" presStyleIdx="10" presStyleCnt="19" custScaleX="386432" custScaleY="102639" custLinFactNeighborX="-7642">
        <dgm:presLayoutVars>
          <dgm:chPref val="3"/>
        </dgm:presLayoutVars>
      </dgm:prSet>
      <dgm:spPr/>
    </dgm:pt>
    <dgm:pt modelId="{FD5F80B4-AA98-4D99-B248-F36B93B3F4F6}" type="pres">
      <dgm:prSet presAssocID="{7C8A03D8-3D73-48F9-A193-73FA1D0BCF75}" presName="level3hierChild" presStyleCnt="0"/>
      <dgm:spPr/>
    </dgm:pt>
    <dgm:pt modelId="{552FFA11-5FCE-4DFC-ADE4-5F153CAB77A9}" type="pres">
      <dgm:prSet presAssocID="{B4D33665-2D14-42D9-A370-E2EE3BC609C0}" presName="conn2-1" presStyleLbl="parChTrans1D3" presStyleIdx="11" presStyleCnt="19"/>
      <dgm:spPr/>
    </dgm:pt>
    <dgm:pt modelId="{E6CBEF23-38B6-43FA-9F7A-9FA2E7C07CC0}" type="pres">
      <dgm:prSet presAssocID="{B4D33665-2D14-42D9-A370-E2EE3BC609C0}" presName="connTx" presStyleLbl="parChTrans1D3" presStyleIdx="11" presStyleCnt="19"/>
      <dgm:spPr/>
    </dgm:pt>
    <dgm:pt modelId="{F1C2EF97-C15B-4615-9293-2CD8AE725E48}" type="pres">
      <dgm:prSet presAssocID="{8CFC403B-640B-4641-89B1-B00F40FE9AAE}" presName="root2" presStyleCnt="0"/>
      <dgm:spPr/>
    </dgm:pt>
    <dgm:pt modelId="{1FFDD167-E297-4BC3-95DA-005ACB439393}" type="pres">
      <dgm:prSet presAssocID="{8CFC403B-640B-4641-89B1-B00F40FE9AAE}" presName="LevelTwoTextNode" presStyleLbl="node3" presStyleIdx="11" presStyleCnt="19" custScaleX="386432" custScaleY="102639" custLinFactNeighborX="-7642">
        <dgm:presLayoutVars>
          <dgm:chPref val="3"/>
        </dgm:presLayoutVars>
      </dgm:prSet>
      <dgm:spPr/>
    </dgm:pt>
    <dgm:pt modelId="{D3CCA71B-6B48-4EC8-BF4B-1E1AD88A3B0D}" type="pres">
      <dgm:prSet presAssocID="{8CFC403B-640B-4641-89B1-B00F40FE9AAE}" presName="level3hierChild" presStyleCnt="0"/>
      <dgm:spPr/>
    </dgm:pt>
    <dgm:pt modelId="{D338396C-EDEF-4B9A-879E-077A3FB75BA2}" type="pres">
      <dgm:prSet presAssocID="{56041C4B-7927-43E0-BA26-81443D102BF7}" presName="conn2-1" presStyleLbl="parChTrans1D3" presStyleIdx="12" presStyleCnt="19"/>
      <dgm:spPr/>
    </dgm:pt>
    <dgm:pt modelId="{5B197F2C-60C8-4C12-8E9D-B0B25CE84EE8}" type="pres">
      <dgm:prSet presAssocID="{56041C4B-7927-43E0-BA26-81443D102BF7}" presName="connTx" presStyleLbl="parChTrans1D3" presStyleIdx="12" presStyleCnt="19"/>
      <dgm:spPr/>
    </dgm:pt>
    <dgm:pt modelId="{20B3FCEF-7149-4E66-B707-FDB109860B45}" type="pres">
      <dgm:prSet presAssocID="{05219309-9DA2-4F48-BD61-8E1D13BF7424}" presName="root2" presStyleCnt="0"/>
      <dgm:spPr/>
    </dgm:pt>
    <dgm:pt modelId="{BD4F1DFB-FECE-402E-B90F-0D3BE2F6B4F3}" type="pres">
      <dgm:prSet presAssocID="{05219309-9DA2-4F48-BD61-8E1D13BF7424}" presName="LevelTwoTextNode" presStyleLbl="node3" presStyleIdx="12" presStyleCnt="19" custScaleX="386432" custScaleY="102639" custLinFactNeighborX="-7642">
        <dgm:presLayoutVars>
          <dgm:chPref val="3"/>
        </dgm:presLayoutVars>
      </dgm:prSet>
      <dgm:spPr/>
    </dgm:pt>
    <dgm:pt modelId="{9FDE5032-D93C-4CC8-894F-6DB7CF26563A}" type="pres">
      <dgm:prSet presAssocID="{05219309-9DA2-4F48-BD61-8E1D13BF7424}" presName="level3hierChild" presStyleCnt="0"/>
      <dgm:spPr/>
    </dgm:pt>
    <dgm:pt modelId="{A7352D5D-B837-4C50-801D-423B82D9A99E}" type="pres">
      <dgm:prSet presAssocID="{521CB447-736D-490B-8BE0-933809886D4B}" presName="conn2-1" presStyleLbl="parChTrans1D2" presStyleIdx="7" presStyleCnt="11"/>
      <dgm:spPr/>
    </dgm:pt>
    <dgm:pt modelId="{97439F7E-907A-479B-8E6A-2BD47FBE4C9B}" type="pres">
      <dgm:prSet presAssocID="{521CB447-736D-490B-8BE0-933809886D4B}" presName="connTx" presStyleLbl="parChTrans1D2" presStyleIdx="7" presStyleCnt="11"/>
      <dgm:spPr/>
    </dgm:pt>
    <dgm:pt modelId="{30EA09C6-9069-4EB5-AA35-B78018569DFA}" type="pres">
      <dgm:prSet presAssocID="{F09016D3-210B-41ED-AAA0-A4D521F41E8B}" presName="root2" presStyleCnt="0"/>
      <dgm:spPr/>
    </dgm:pt>
    <dgm:pt modelId="{2C5A9BDA-4BD7-4561-9B39-F2CE116150F0}" type="pres">
      <dgm:prSet presAssocID="{F09016D3-210B-41ED-AAA0-A4D521F41E8B}" presName="LevelTwoTextNode" presStyleLbl="node2" presStyleIdx="7" presStyleCnt="11" custScaleX="263474" custLinFactNeighborX="-3272">
        <dgm:presLayoutVars>
          <dgm:chPref val="3"/>
        </dgm:presLayoutVars>
      </dgm:prSet>
      <dgm:spPr/>
    </dgm:pt>
    <dgm:pt modelId="{83B30FBE-FEE5-4570-99DA-033B9CCB97B8}" type="pres">
      <dgm:prSet presAssocID="{F09016D3-210B-41ED-AAA0-A4D521F41E8B}" presName="level3hierChild" presStyleCnt="0"/>
      <dgm:spPr/>
    </dgm:pt>
    <dgm:pt modelId="{5F6D8EAF-7C98-4707-BDC3-0E08C0262CEB}" type="pres">
      <dgm:prSet presAssocID="{C037D9D7-3E45-46E0-AC48-F1628A5552F8}" presName="conn2-1" presStyleLbl="parChTrans1D3" presStyleIdx="13" presStyleCnt="19"/>
      <dgm:spPr/>
    </dgm:pt>
    <dgm:pt modelId="{2023C5B7-85FC-42C6-92A7-6C7AE90541AA}" type="pres">
      <dgm:prSet presAssocID="{C037D9D7-3E45-46E0-AC48-F1628A5552F8}" presName="connTx" presStyleLbl="parChTrans1D3" presStyleIdx="13" presStyleCnt="19"/>
      <dgm:spPr/>
    </dgm:pt>
    <dgm:pt modelId="{D00CD172-E3FE-4E33-BBAF-089B420D2D16}" type="pres">
      <dgm:prSet presAssocID="{417A5F44-7C14-484B-ACB2-FD447D2172FD}" presName="root2" presStyleCnt="0"/>
      <dgm:spPr/>
    </dgm:pt>
    <dgm:pt modelId="{A3AC1462-F7CD-43BF-AE3C-B10F289C2D25}" type="pres">
      <dgm:prSet presAssocID="{417A5F44-7C14-484B-ACB2-FD447D2172FD}" presName="LevelTwoTextNode" presStyleLbl="node3" presStyleIdx="13" presStyleCnt="19" custScaleX="386432" custScaleY="102639" custLinFactNeighborX="-7642">
        <dgm:presLayoutVars>
          <dgm:chPref val="3"/>
        </dgm:presLayoutVars>
      </dgm:prSet>
      <dgm:spPr/>
    </dgm:pt>
    <dgm:pt modelId="{1359A6C8-D783-4A5B-9AB8-6F822F600D82}" type="pres">
      <dgm:prSet presAssocID="{417A5F44-7C14-484B-ACB2-FD447D2172FD}" presName="level3hierChild" presStyleCnt="0"/>
      <dgm:spPr/>
    </dgm:pt>
    <dgm:pt modelId="{5F7AC51E-AE67-4B40-8DD4-D51B83288D28}" type="pres">
      <dgm:prSet presAssocID="{514B2E03-E930-465E-9C51-E2DE6D08B4FA}" presName="conn2-1" presStyleLbl="parChTrans1D3" presStyleIdx="14" presStyleCnt="19"/>
      <dgm:spPr/>
    </dgm:pt>
    <dgm:pt modelId="{0A332A5A-28CB-4515-9242-2F32B32907DC}" type="pres">
      <dgm:prSet presAssocID="{514B2E03-E930-465E-9C51-E2DE6D08B4FA}" presName="connTx" presStyleLbl="parChTrans1D3" presStyleIdx="14" presStyleCnt="19"/>
      <dgm:spPr/>
    </dgm:pt>
    <dgm:pt modelId="{C2B4838C-0EC7-42E7-B90F-74AE874D8212}" type="pres">
      <dgm:prSet presAssocID="{3FE292A2-13BE-4B3D-8B07-4FB7D409DCFA}" presName="root2" presStyleCnt="0"/>
      <dgm:spPr/>
    </dgm:pt>
    <dgm:pt modelId="{1C6299BA-FA24-4544-B34A-F74A235BD18E}" type="pres">
      <dgm:prSet presAssocID="{3FE292A2-13BE-4B3D-8B07-4FB7D409DCFA}" presName="LevelTwoTextNode" presStyleLbl="node3" presStyleIdx="14" presStyleCnt="19" custScaleX="386432" custScaleY="102639" custLinFactNeighborX="-7642">
        <dgm:presLayoutVars>
          <dgm:chPref val="3"/>
        </dgm:presLayoutVars>
      </dgm:prSet>
      <dgm:spPr/>
    </dgm:pt>
    <dgm:pt modelId="{DE16BFCA-2F87-4B91-AFF9-1D6BE25A21FD}" type="pres">
      <dgm:prSet presAssocID="{3FE292A2-13BE-4B3D-8B07-4FB7D409DCFA}" presName="level3hierChild" presStyleCnt="0"/>
      <dgm:spPr/>
    </dgm:pt>
    <dgm:pt modelId="{72799714-3427-4B39-A863-D71964131C43}" type="pres">
      <dgm:prSet presAssocID="{51D50FBF-F9C0-431A-8A9A-6CAB405EF2B7}" presName="conn2-1" presStyleLbl="parChTrans1D2" presStyleIdx="8" presStyleCnt="11"/>
      <dgm:spPr/>
    </dgm:pt>
    <dgm:pt modelId="{749C0CCF-F97D-451B-9919-EE0A40ACF29D}" type="pres">
      <dgm:prSet presAssocID="{51D50FBF-F9C0-431A-8A9A-6CAB405EF2B7}" presName="connTx" presStyleLbl="parChTrans1D2" presStyleIdx="8" presStyleCnt="11"/>
      <dgm:spPr/>
    </dgm:pt>
    <dgm:pt modelId="{D43655E1-5FD1-4DA0-9580-5343746E01EE}" type="pres">
      <dgm:prSet presAssocID="{9880BF07-70C4-4120-B3E6-7013AA45F1C6}" presName="root2" presStyleCnt="0"/>
      <dgm:spPr/>
    </dgm:pt>
    <dgm:pt modelId="{56C904EE-4C27-4000-A3E4-8BB64DA45ED9}" type="pres">
      <dgm:prSet presAssocID="{9880BF07-70C4-4120-B3E6-7013AA45F1C6}" presName="LevelTwoTextNode" presStyleLbl="node2" presStyleIdx="8" presStyleCnt="11" custScaleX="263474" custLinFactNeighborX="-3272">
        <dgm:presLayoutVars>
          <dgm:chPref val="3"/>
        </dgm:presLayoutVars>
      </dgm:prSet>
      <dgm:spPr/>
    </dgm:pt>
    <dgm:pt modelId="{1CC6569E-A854-4C35-ADB6-819E7821D2D2}" type="pres">
      <dgm:prSet presAssocID="{9880BF07-70C4-4120-B3E6-7013AA45F1C6}" presName="level3hierChild" presStyleCnt="0"/>
      <dgm:spPr/>
    </dgm:pt>
    <dgm:pt modelId="{D909F7F5-D000-4046-B8B4-09C1403EE1AC}" type="pres">
      <dgm:prSet presAssocID="{62467B81-101E-4250-BB8E-7DA12982DC6D}" presName="conn2-1" presStyleLbl="parChTrans1D3" presStyleIdx="15" presStyleCnt="19"/>
      <dgm:spPr/>
    </dgm:pt>
    <dgm:pt modelId="{CFBC1CFE-7CB3-4A9C-A2D1-17F0401D2CF4}" type="pres">
      <dgm:prSet presAssocID="{62467B81-101E-4250-BB8E-7DA12982DC6D}" presName="connTx" presStyleLbl="parChTrans1D3" presStyleIdx="15" presStyleCnt="19"/>
      <dgm:spPr/>
    </dgm:pt>
    <dgm:pt modelId="{E056B6D2-F052-495E-8A38-AF283BDAEBEF}" type="pres">
      <dgm:prSet presAssocID="{2D0FDA9C-3471-42E0-95D5-45D8C9ECACD4}" presName="root2" presStyleCnt="0"/>
      <dgm:spPr/>
    </dgm:pt>
    <dgm:pt modelId="{39980FA9-A97A-4009-B8ED-EC20E218B346}" type="pres">
      <dgm:prSet presAssocID="{2D0FDA9C-3471-42E0-95D5-45D8C9ECACD4}" presName="LevelTwoTextNode" presStyleLbl="node3" presStyleIdx="15" presStyleCnt="19" custScaleX="386432" custScaleY="102639" custLinFactNeighborX="-7642">
        <dgm:presLayoutVars>
          <dgm:chPref val="3"/>
        </dgm:presLayoutVars>
      </dgm:prSet>
      <dgm:spPr/>
    </dgm:pt>
    <dgm:pt modelId="{47574F9B-5A36-4195-BCC4-DD20EDE90A91}" type="pres">
      <dgm:prSet presAssocID="{2D0FDA9C-3471-42E0-95D5-45D8C9ECACD4}" presName="level3hierChild" presStyleCnt="0"/>
      <dgm:spPr/>
    </dgm:pt>
    <dgm:pt modelId="{B258BF9C-E14D-42C8-833F-2E516412E8CD}" type="pres">
      <dgm:prSet presAssocID="{BCFB77A4-ABF3-4149-9BCB-EFF0A2B91CD5}" presName="conn2-1" presStyleLbl="parChTrans1D3" presStyleIdx="16" presStyleCnt="19"/>
      <dgm:spPr/>
    </dgm:pt>
    <dgm:pt modelId="{0321A6C8-09CE-4A9D-B5CC-E4794C681FAB}" type="pres">
      <dgm:prSet presAssocID="{BCFB77A4-ABF3-4149-9BCB-EFF0A2B91CD5}" presName="connTx" presStyleLbl="parChTrans1D3" presStyleIdx="16" presStyleCnt="19"/>
      <dgm:spPr/>
    </dgm:pt>
    <dgm:pt modelId="{75057009-D00F-4BDA-8F7F-C3A505EF9F79}" type="pres">
      <dgm:prSet presAssocID="{3FEF2205-D986-46A9-B6DD-F288515B77F8}" presName="root2" presStyleCnt="0"/>
      <dgm:spPr/>
    </dgm:pt>
    <dgm:pt modelId="{8F70C32D-3A8F-46C5-8159-96E9EF45C1E5}" type="pres">
      <dgm:prSet presAssocID="{3FEF2205-D986-46A9-B6DD-F288515B77F8}" presName="LevelTwoTextNode" presStyleLbl="node3" presStyleIdx="16" presStyleCnt="19" custScaleX="386432" custScaleY="102639" custLinFactNeighborX="-7642">
        <dgm:presLayoutVars>
          <dgm:chPref val="3"/>
        </dgm:presLayoutVars>
      </dgm:prSet>
      <dgm:spPr/>
    </dgm:pt>
    <dgm:pt modelId="{6FAB4862-B3F7-402D-877E-EA0C719AD0FD}" type="pres">
      <dgm:prSet presAssocID="{3FEF2205-D986-46A9-B6DD-F288515B77F8}" presName="level3hierChild" presStyleCnt="0"/>
      <dgm:spPr/>
    </dgm:pt>
    <dgm:pt modelId="{E6FA6E9B-B73A-4E9F-A281-14327FB4BE89}" type="pres">
      <dgm:prSet presAssocID="{25B5D03B-F846-4037-ABF9-CBDFA2241894}" presName="conn2-1" presStyleLbl="parChTrans1D2" presStyleIdx="9" presStyleCnt="11"/>
      <dgm:spPr/>
    </dgm:pt>
    <dgm:pt modelId="{4CDF2FF7-6160-4024-B09A-F1339AF08558}" type="pres">
      <dgm:prSet presAssocID="{25B5D03B-F846-4037-ABF9-CBDFA2241894}" presName="connTx" presStyleLbl="parChTrans1D2" presStyleIdx="9" presStyleCnt="11"/>
      <dgm:spPr/>
    </dgm:pt>
    <dgm:pt modelId="{26F04700-7BEE-41C3-8A00-3553526243EF}" type="pres">
      <dgm:prSet presAssocID="{592C3CA0-82CF-4720-98EE-109E3D69EEA1}" presName="root2" presStyleCnt="0"/>
      <dgm:spPr/>
    </dgm:pt>
    <dgm:pt modelId="{369E9B5A-4720-4991-83D4-8C593A96B023}" type="pres">
      <dgm:prSet presAssocID="{592C3CA0-82CF-4720-98EE-109E3D69EEA1}" presName="LevelTwoTextNode" presStyleLbl="node2" presStyleIdx="9" presStyleCnt="11" custScaleX="263474" custLinFactNeighborX="-3272">
        <dgm:presLayoutVars>
          <dgm:chPref val="3"/>
        </dgm:presLayoutVars>
      </dgm:prSet>
      <dgm:spPr/>
    </dgm:pt>
    <dgm:pt modelId="{8B16C3F8-8C79-49BC-B146-6CFCBC0AC591}" type="pres">
      <dgm:prSet presAssocID="{592C3CA0-82CF-4720-98EE-109E3D69EEA1}" presName="level3hierChild" presStyleCnt="0"/>
      <dgm:spPr/>
    </dgm:pt>
    <dgm:pt modelId="{6227E1DD-9A05-47E5-99B6-4451B782ABC6}" type="pres">
      <dgm:prSet presAssocID="{08799A7A-EE26-43B6-8B60-0BBC01B591A6}" presName="conn2-1" presStyleLbl="parChTrans1D3" presStyleIdx="17" presStyleCnt="19"/>
      <dgm:spPr/>
    </dgm:pt>
    <dgm:pt modelId="{7A7F430F-F138-4016-ADDC-21D3965A4604}" type="pres">
      <dgm:prSet presAssocID="{08799A7A-EE26-43B6-8B60-0BBC01B591A6}" presName="connTx" presStyleLbl="parChTrans1D3" presStyleIdx="17" presStyleCnt="19"/>
      <dgm:spPr/>
    </dgm:pt>
    <dgm:pt modelId="{BACE7946-AE74-4FC2-B335-A5DE3BA4319D}" type="pres">
      <dgm:prSet presAssocID="{150B9977-84B4-4194-9485-1B4D45AF5047}" presName="root2" presStyleCnt="0"/>
      <dgm:spPr/>
    </dgm:pt>
    <dgm:pt modelId="{87CB1456-DD2D-40CF-A660-DCCBF52A048F}" type="pres">
      <dgm:prSet presAssocID="{150B9977-84B4-4194-9485-1B4D45AF5047}" presName="LevelTwoTextNode" presStyleLbl="node3" presStyleIdx="17" presStyleCnt="19" custScaleX="386432" custScaleY="102639" custLinFactNeighborX="-7642">
        <dgm:presLayoutVars>
          <dgm:chPref val="3"/>
        </dgm:presLayoutVars>
      </dgm:prSet>
      <dgm:spPr/>
    </dgm:pt>
    <dgm:pt modelId="{E53130E8-37E6-4832-8F2D-3EA607417108}" type="pres">
      <dgm:prSet presAssocID="{150B9977-84B4-4194-9485-1B4D45AF5047}" presName="level3hierChild" presStyleCnt="0"/>
      <dgm:spPr/>
    </dgm:pt>
    <dgm:pt modelId="{4CABDD15-9A9F-4441-9911-4A6B3B9D834D}" type="pres">
      <dgm:prSet presAssocID="{4B4DBE22-FEF7-49DA-B7BD-7FA0B0C59808}" presName="conn2-1" presStyleLbl="parChTrans1D2" presStyleIdx="10" presStyleCnt="11"/>
      <dgm:spPr/>
    </dgm:pt>
    <dgm:pt modelId="{EE1B9900-DB04-4ED6-A470-E48FF53F9EB6}" type="pres">
      <dgm:prSet presAssocID="{4B4DBE22-FEF7-49DA-B7BD-7FA0B0C59808}" presName="connTx" presStyleLbl="parChTrans1D2" presStyleIdx="10" presStyleCnt="11"/>
      <dgm:spPr/>
    </dgm:pt>
    <dgm:pt modelId="{5F6BC4AE-D373-44BA-8C5D-C782C2D28760}" type="pres">
      <dgm:prSet presAssocID="{937E7927-DA8C-4314-A3AB-EA7DEF7BBEDE}" presName="root2" presStyleCnt="0"/>
      <dgm:spPr/>
    </dgm:pt>
    <dgm:pt modelId="{16947206-4E88-4CC8-993C-5315902A2D72}" type="pres">
      <dgm:prSet presAssocID="{937E7927-DA8C-4314-A3AB-EA7DEF7BBEDE}" presName="LevelTwoTextNode" presStyleLbl="node2" presStyleIdx="10" presStyleCnt="11" custScaleX="263474" custLinFactNeighborX="-3272">
        <dgm:presLayoutVars>
          <dgm:chPref val="3"/>
        </dgm:presLayoutVars>
      </dgm:prSet>
      <dgm:spPr/>
    </dgm:pt>
    <dgm:pt modelId="{CBA1A2EF-8EE3-4ABE-8F79-81DB547565F6}" type="pres">
      <dgm:prSet presAssocID="{937E7927-DA8C-4314-A3AB-EA7DEF7BBEDE}" presName="level3hierChild" presStyleCnt="0"/>
      <dgm:spPr/>
    </dgm:pt>
    <dgm:pt modelId="{5653F531-A639-4433-9BEB-D5F89EB528C7}" type="pres">
      <dgm:prSet presAssocID="{49FE2DAA-0EF6-4269-8A1A-AD25A89D14A7}" presName="conn2-1" presStyleLbl="parChTrans1D3" presStyleIdx="18" presStyleCnt="19"/>
      <dgm:spPr/>
    </dgm:pt>
    <dgm:pt modelId="{AF74B41E-8AA3-42F7-802C-7395A85831B4}" type="pres">
      <dgm:prSet presAssocID="{49FE2DAA-0EF6-4269-8A1A-AD25A89D14A7}" presName="connTx" presStyleLbl="parChTrans1D3" presStyleIdx="18" presStyleCnt="19"/>
      <dgm:spPr/>
    </dgm:pt>
    <dgm:pt modelId="{7687C3A1-E1C1-42E7-8239-A49E758E309E}" type="pres">
      <dgm:prSet presAssocID="{47008D69-E1B8-4F61-9259-BBD7113D36AA}" presName="root2" presStyleCnt="0"/>
      <dgm:spPr/>
    </dgm:pt>
    <dgm:pt modelId="{AF0CB62F-98CE-4F53-988C-9B0D76C24761}" type="pres">
      <dgm:prSet presAssocID="{47008D69-E1B8-4F61-9259-BBD7113D36AA}" presName="LevelTwoTextNode" presStyleLbl="node3" presStyleIdx="18" presStyleCnt="19" custScaleX="386432" custScaleY="102639" custLinFactNeighborX="-7642">
        <dgm:presLayoutVars>
          <dgm:chPref val="3"/>
        </dgm:presLayoutVars>
      </dgm:prSet>
      <dgm:spPr/>
    </dgm:pt>
    <dgm:pt modelId="{360CB530-E8F9-4B7F-8159-2AE39434B4C4}" type="pres">
      <dgm:prSet presAssocID="{47008D69-E1B8-4F61-9259-BBD7113D36AA}" presName="level3hierChild" presStyleCnt="0"/>
      <dgm:spPr/>
    </dgm:pt>
  </dgm:ptLst>
  <dgm:cxnLst>
    <dgm:cxn modelId="{ADF35D02-D000-4386-BDC9-0CA32257E126}" type="presOf" srcId="{592C3CA0-82CF-4720-98EE-109E3D69EEA1}" destId="{369E9B5A-4720-4991-83D4-8C593A96B023}" srcOrd="0" destOrd="0" presId="urn:microsoft.com/office/officeart/2008/layout/HorizontalMultiLevelHierarchy"/>
    <dgm:cxn modelId="{5156AB06-7949-49EA-AD11-4B5438A646DF}" type="presOf" srcId="{4BB3F7E7-6D1E-4E53-BF7B-931606A3F78A}" destId="{F2FCD9AC-3C3A-4924-B5A3-8C58A12B778E}" srcOrd="0" destOrd="0" presId="urn:microsoft.com/office/officeart/2008/layout/HorizontalMultiLevelHierarchy"/>
    <dgm:cxn modelId="{F4E3EC07-492E-4D99-8F9C-B326DCE641B1}" type="presOf" srcId="{296ED403-C52E-418C-9645-83692F5F830A}" destId="{C4341C42-B3D2-43F4-8034-BFAD8668E814}" srcOrd="0" destOrd="0" presId="urn:microsoft.com/office/officeart/2008/layout/HorizontalMultiLevelHierarchy"/>
    <dgm:cxn modelId="{D140000A-B889-410D-AC4B-1DECE483ADD5}" srcId="{CECE78B4-D45C-4899-B638-41314E0A7EFA}" destId="{811CEA30-6DCF-4D0A-A67C-9E2BD9524DE7}" srcOrd="1" destOrd="0" parTransId="{E7F0A3F9-8EC2-4E92-8676-DF7B83B74A75}" sibTransId="{9AA61AC1-9CB6-4F9B-9C09-80A7A3DB90F4}"/>
    <dgm:cxn modelId="{FC5E7C0B-6D36-464E-B6CF-704A76185F6B}" type="presOf" srcId="{64FECE33-BCFE-47FD-A241-BD521525D03A}" destId="{064CDF18-E6C6-49A7-88B2-6A57B05EB6EC}" srcOrd="0" destOrd="0" presId="urn:microsoft.com/office/officeart/2008/layout/HorizontalMultiLevelHierarchy"/>
    <dgm:cxn modelId="{A05E590C-C93C-456A-B919-9333F3A7E494}" srcId="{FD30A854-6BAF-4949-A464-82CB421B28F0}" destId="{8CFC403B-640B-4641-89B1-B00F40FE9AAE}" srcOrd="1" destOrd="0" parTransId="{B4D33665-2D14-42D9-A370-E2EE3BC609C0}" sibTransId="{024720C9-93FE-4C13-B8F2-16E819CD7C34}"/>
    <dgm:cxn modelId="{F23DEF0D-903F-43C1-A5AC-95EFAFE370DD}" type="presOf" srcId="{4B4DBE22-FEF7-49DA-B7BD-7FA0B0C59808}" destId="{4CABDD15-9A9F-4441-9911-4A6B3B9D834D}" srcOrd="0" destOrd="0" presId="urn:microsoft.com/office/officeart/2008/layout/HorizontalMultiLevelHierarchy"/>
    <dgm:cxn modelId="{33B84A0E-FA65-431F-8153-897EE87AB6CB}" type="presOf" srcId="{49FE2DAA-0EF6-4269-8A1A-AD25A89D14A7}" destId="{AF74B41E-8AA3-42F7-802C-7395A85831B4}" srcOrd="1" destOrd="0" presId="urn:microsoft.com/office/officeart/2008/layout/HorizontalMultiLevelHierarchy"/>
    <dgm:cxn modelId="{61975610-3B62-4A5E-A0E1-9AB4840D5295}" srcId="{F0F429A7-8BE2-4E19-A180-A8DC004AB6DC}" destId="{79ECD2DB-BD95-4FD0-973D-A272C645C04B}" srcOrd="1" destOrd="0" parTransId="{7800C317-0BB1-4DFA-ABCE-9E620CE5D90E}" sibTransId="{0809A699-CED3-42FC-BBFE-DB5992947975}"/>
    <dgm:cxn modelId="{8FCD1919-B622-4B9D-A37F-70245FF880AD}" type="presOf" srcId="{7DE8E5A5-BC4E-4606-8B62-A83F5D92BEF5}" destId="{8EAABE7D-24F3-4F14-87CD-DA8A4AE702BC}" srcOrd="0" destOrd="0" presId="urn:microsoft.com/office/officeart/2008/layout/HorizontalMultiLevelHierarchy"/>
    <dgm:cxn modelId="{A372171E-53BC-4220-8E89-535930655421}" srcId="{F09016D3-210B-41ED-AAA0-A4D521F41E8B}" destId="{417A5F44-7C14-484B-ACB2-FD447D2172FD}" srcOrd="0" destOrd="0" parTransId="{C037D9D7-3E45-46E0-AC48-F1628A5552F8}" sibTransId="{CF284666-F115-4486-881C-916C3249917A}"/>
    <dgm:cxn modelId="{E8CD8A20-9CFE-44E5-AA3F-98216D6CAD53}" type="presOf" srcId="{A66E8843-AB76-4761-B770-A35EB43C7344}" destId="{3C11A653-4A1C-4FF7-AF95-09B075858A92}" srcOrd="1" destOrd="0" presId="urn:microsoft.com/office/officeart/2008/layout/HorizontalMultiLevelHierarchy"/>
    <dgm:cxn modelId="{63B5A624-9866-4F6F-B467-4ECE2B344D4B}" type="presOf" srcId="{A123C1E3-0FCB-41C2-8FF7-E897F9910533}" destId="{75C3554F-215C-4E14-8894-DF5FFA04CFDF}" srcOrd="1" destOrd="0" presId="urn:microsoft.com/office/officeart/2008/layout/HorizontalMultiLevelHierarchy"/>
    <dgm:cxn modelId="{80A3E525-6E79-44C8-B19E-FDD5CF8AA833}" type="presOf" srcId="{308B8940-106F-4079-BE58-D05215E78335}" destId="{2CBB8449-D3F7-46F0-AC05-E7B3EDE68AD2}" srcOrd="0" destOrd="0" presId="urn:microsoft.com/office/officeart/2008/layout/HorizontalMultiLevelHierarchy"/>
    <dgm:cxn modelId="{C9BFEA2D-80BB-42E2-ACDE-C90549FB8F15}" type="presOf" srcId="{523D45EF-9469-41BB-A0AD-2006F7BEA9D7}" destId="{CE60AB75-5E2E-4B14-B1A5-C6D8152CFD75}" srcOrd="0" destOrd="0" presId="urn:microsoft.com/office/officeart/2008/layout/HorizontalMultiLevelHierarchy"/>
    <dgm:cxn modelId="{F83C8F33-CEC2-419E-8BE1-B88A22DAFEC4}" type="presOf" srcId="{11B07834-06D9-499A-B209-EFAEBCF081E2}" destId="{19A180DE-A86E-4C94-A4A9-D2537C388B79}" srcOrd="0" destOrd="0" presId="urn:microsoft.com/office/officeart/2008/layout/HorizontalMultiLevelHierarchy"/>
    <dgm:cxn modelId="{62E03A35-8C20-4EE6-A9D2-00E2B2EA0091}" type="presOf" srcId="{521CB447-736D-490B-8BE0-933809886D4B}" destId="{A7352D5D-B837-4C50-801D-423B82D9A99E}" srcOrd="0" destOrd="0" presId="urn:microsoft.com/office/officeart/2008/layout/HorizontalMultiLevelHierarchy"/>
    <dgm:cxn modelId="{DE7ABE35-7E4B-45A5-B484-138D92B4811F}" type="presOf" srcId="{811CEA30-6DCF-4D0A-A67C-9E2BD9524DE7}" destId="{B27D8A31-22A4-47F9-B27D-AAA231F9DD2F}" srcOrd="0" destOrd="0" presId="urn:microsoft.com/office/officeart/2008/layout/HorizontalMultiLevelHierarchy"/>
    <dgm:cxn modelId="{4D47B83B-2A1F-4EFD-9A5D-D51F217E0187}" type="presOf" srcId="{BE938303-7DC6-4B5E-A512-54E68E7077A7}" destId="{7CAF040F-EC45-4DA4-B168-988C4E07EEBE}" srcOrd="0" destOrd="0" presId="urn:microsoft.com/office/officeart/2008/layout/HorizontalMultiLevelHierarchy"/>
    <dgm:cxn modelId="{79EECD3B-5DB0-4E57-A625-F2B4AAA4B680}" type="presOf" srcId="{A123C1E3-0FCB-41C2-8FF7-E897F9910533}" destId="{90ECC33F-9572-4FCA-B576-ED456263DD4B}" srcOrd="0" destOrd="0" presId="urn:microsoft.com/office/officeart/2008/layout/HorizontalMultiLevelHierarchy"/>
    <dgm:cxn modelId="{758B853F-FCE2-4433-A866-582A111FA9BD}" type="presOf" srcId="{34DCE55D-1ABF-4B28-A951-65CD3289933B}" destId="{2B559C03-45E8-4C50-8FF1-8C6E8D18AE8D}" srcOrd="1" destOrd="0" presId="urn:microsoft.com/office/officeart/2008/layout/HorizontalMultiLevelHierarchy"/>
    <dgm:cxn modelId="{D253495C-8110-4F98-A6C2-AEE6B0DEF940}" type="presOf" srcId="{B446963E-BF83-45F6-BA45-E7F45921E2AF}" destId="{C33C3EC5-70B7-41C9-8841-18A91B6F6A46}" srcOrd="0" destOrd="0" presId="urn:microsoft.com/office/officeart/2008/layout/HorizontalMultiLevelHierarchy"/>
    <dgm:cxn modelId="{25B1CE5D-C144-4C75-B406-1EF705187A91}" type="presOf" srcId="{69A72782-7FBF-47EB-8089-1307698C65B5}" destId="{FB38FD68-E62A-4775-8A43-8BB464EAC792}" srcOrd="0" destOrd="0" presId="urn:microsoft.com/office/officeart/2008/layout/HorizontalMultiLevelHierarchy"/>
    <dgm:cxn modelId="{220D4E5F-DAF4-4060-BEAB-14E787CF0579}" type="presOf" srcId="{A66E8843-AB76-4761-B770-A35EB43C7344}" destId="{9B2B9A85-6B7A-424D-AC25-680CC1C8C50F}" srcOrd="0" destOrd="0" presId="urn:microsoft.com/office/officeart/2008/layout/HorizontalMultiLevelHierarchy"/>
    <dgm:cxn modelId="{1B592A62-4FED-4B9E-9CCD-F540CC6D3E49}" type="presOf" srcId="{3B5041CF-37EB-4750-84B7-C23714EED366}" destId="{7B991DC5-3322-4BAE-9301-908C15EBFE19}" srcOrd="0" destOrd="0" presId="urn:microsoft.com/office/officeart/2008/layout/HorizontalMultiLevelHierarchy"/>
    <dgm:cxn modelId="{B4FE9042-3150-4D17-90B2-DFA36ADEE905}" type="presOf" srcId="{7DE8E5A5-BC4E-4606-8B62-A83F5D92BEF5}" destId="{30CAB5CE-85E7-4CD3-B27E-D3B0F43C7939}" srcOrd="1" destOrd="0" presId="urn:microsoft.com/office/officeart/2008/layout/HorizontalMultiLevelHierarchy"/>
    <dgm:cxn modelId="{9FD61C63-0B00-4E88-B04B-4734A5DA652F}" type="presOf" srcId="{3605D4A4-218F-4A02-94D2-31C87CB81F4D}" destId="{D2D93AFD-ACD3-4478-AD9E-65D54ACBBDF6}" srcOrd="0" destOrd="0" presId="urn:microsoft.com/office/officeart/2008/layout/HorizontalMultiLevelHierarchy"/>
    <dgm:cxn modelId="{60A51F43-CBF7-41D6-8CD1-605F188F4BA4}" type="presOf" srcId="{D0EF3D00-4578-4C13-9B45-12AA42E347E9}" destId="{9C93D997-8E97-4B35-A5B4-D22601E0B5F0}" srcOrd="0" destOrd="0" presId="urn:microsoft.com/office/officeart/2008/layout/HorizontalMultiLevelHierarchy"/>
    <dgm:cxn modelId="{E3ABA743-FD80-4FAA-BAB5-206968A28120}" type="presOf" srcId="{08799A7A-EE26-43B6-8B60-0BBC01B591A6}" destId="{7A7F430F-F138-4016-ADDC-21D3965A4604}" srcOrd="1" destOrd="0" presId="urn:microsoft.com/office/officeart/2008/layout/HorizontalMultiLevelHierarchy"/>
    <dgm:cxn modelId="{E8993F44-EAD5-4CE1-A228-A3EC590D4C33}" srcId="{11B07834-06D9-499A-B209-EFAEBCF081E2}" destId="{9A0ACBC5-B9FA-4189-8D66-51826A395CAA}" srcOrd="0" destOrd="0" parTransId="{BE938303-7DC6-4B5E-A512-54E68E7077A7}" sibTransId="{2B7AB7EC-C002-484C-919A-FB609183379E}"/>
    <dgm:cxn modelId="{56E84846-FD32-4A35-8B03-3BF00C544283}" srcId="{E5EBC221-EDE5-4439-A8F7-D140AD6F8F8C}" destId="{A833E71C-B7A9-41DE-9DC7-EE6F54C4DDBF}" srcOrd="0" destOrd="0" parTransId="{94CFF3BB-27E0-42FD-8CD4-EB6D008DDC99}" sibTransId="{AB68750A-4C07-4EB1-AACD-892CBB3565EE}"/>
    <dgm:cxn modelId="{DBD05C67-ACD3-4A88-B6A7-37460E850FC2}" srcId="{79ECD2DB-BD95-4FD0-973D-A272C645C04B}" destId="{64FECE33-BCFE-47FD-A241-BD521525D03A}" srcOrd="0" destOrd="0" parTransId="{A123C1E3-0FCB-41C2-8FF7-E897F9910533}" sibTransId="{8AA3B988-205A-4543-8F3F-95B3668CDDBE}"/>
    <dgm:cxn modelId="{ED21FD68-D329-448C-BEC7-0182CA2744BB}" type="presOf" srcId="{3B5041CF-37EB-4750-84B7-C23714EED366}" destId="{1D8E1481-9579-43FC-BE4F-C0FAF0C0F354}" srcOrd="1" destOrd="0" presId="urn:microsoft.com/office/officeart/2008/layout/HorizontalMultiLevelHierarchy"/>
    <dgm:cxn modelId="{0B2FC569-2FC2-46E0-BAAC-AF89F4C887B2}" srcId="{811CEA30-6DCF-4D0A-A67C-9E2BD9524DE7}" destId="{FD30A854-6BAF-4949-A464-82CB421B28F0}" srcOrd="3" destOrd="0" parTransId="{3B5041CF-37EB-4750-84B7-C23714EED366}" sibTransId="{A735258E-39CC-47F6-9369-7527B795E4E1}"/>
    <dgm:cxn modelId="{7C74A16A-4DB2-4A41-8B02-CB4CB47BEBE6}" type="presOf" srcId="{872A07D8-6803-46CF-81A5-A2D1CB37AF8E}" destId="{C3478391-88E7-497B-8CAC-69AC8657B205}" srcOrd="0" destOrd="0" presId="urn:microsoft.com/office/officeart/2008/layout/HorizontalMultiLevelHierarchy"/>
    <dgm:cxn modelId="{071DD66A-08F8-4847-8040-88EC67857310}" srcId="{3605D4A4-218F-4A02-94D2-31C87CB81F4D}" destId="{C2EE2445-5B4B-4A50-B0A0-0FF8F6A16570}" srcOrd="0" destOrd="0" parTransId="{D0EF3D00-4578-4C13-9B45-12AA42E347E9}" sibTransId="{8236E604-3962-462D-8D31-C87C88027569}"/>
    <dgm:cxn modelId="{A51B214B-EA9E-4B9E-9FB0-028C8F882975}" type="presOf" srcId="{CECE78B4-D45C-4899-B638-41314E0A7EFA}" destId="{702CAB89-DC2A-4601-839E-E278D32BD842}" srcOrd="0" destOrd="0" presId="urn:microsoft.com/office/officeart/2008/layout/HorizontalMultiLevelHierarchy"/>
    <dgm:cxn modelId="{0381976C-D24F-4C73-BBA4-0456BBA45B33}" type="presOf" srcId="{514B2E03-E930-465E-9C51-E2DE6D08B4FA}" destId="{0A332A5A-28CB-4515-9242-2F32B32907DC}" srcOrd="1" destOrd="0" presId="urn:microsoft.com/office/officeart/2008/layout/HorizontalMultiLevelHierarchy"/>
    <dgm:cxn modelId="{38EC446D-F976-4C91-A296-7C71AD0EF12C}" srcId="{811CEA30-6DCF-4D0A-A67C-9E2BD9524DE7}" destId="{A47F8F54-7937-414F-A55C-1C2419D1AA15}" srcOrd="1" destOrd="0" parTransId="{523D45EF-9469-41BB-A0AD-2006F7BEA9D7}" sibTransId="{C26B2FDA-0958-423E-B02C-622CB8EEFB5D}"/>
    <dgm:cxn modelId="{5EF74B4D-50E6-4715-AF8D-1D007982184A}" type="presOf" srcId="{3217436D-3C8A-4195-8CC4-A09F961D068B}" destId="{C6761510-4FBF-42DE-A26E-BBA8EACA67DE}" srcOrd="1" destOrd="0" presId="urn:microsoft.com/office/officeart/2008/layout/HorizontalMultiLevelHierarchy"/>
    <dgm:cxn modelId="{F2B1DC4D-68D4-4E99-A1F8-B8F6E7B88FAF}" srcId="{A47F8F54-7937-414F-A55C-1C2419D1AA15}" destId="{69A72782-7FBF-47EB-8089-1307698C65B5}" srcOrd="0" destOrd="0" parTransId="{3217436D-3C8A-4195-8CC4-A09F961D068B}" sibTransId="{9F7BCAFF-AFA2-4546-8E70-8C3B77EFEEEF}"/>
    <dgm:cxn modelId="{959CE94D-313C-487E-BC23-AABE88FAD4B5}" type="presOf" srcId="{EFF54060-9887-48CE-B51F-385AF5C2A3B2}" destId="{C7978B8B-072A-4B7D-91A3-DABC08E63E22}" srcOrd="0" destOrd="0" presId="urn:microsoft.com/office/officeart/2008/layout/HorizontalMultiLevelHierarchy"/>
    <dgm:cxn modelId="{8C483B6E-C5ED-46D1-8F29-3ADC5FC462DD}" type="presOf" srcId="{3217436D-3C8A-4195-8CC4-A09F961D068B}" destId="{544BC228-E380-4AED-9358-3A6B77A05EB4}" srcOrd="0" destOrd="0" presId="urn:microsoft.com/office/officeart/2008/layout/HorizontalMultiLevelHierarchy"/>
    <dgm:cxn modelId="{6FF93B4E-491C-4D41-A19F-8FA27A1C83EB}" srcId="{FD30A854-6BAF-4949-A464-82CB421B28F0}" destId="{7C8A03D8-3D73-48F9-A193-73FA1D0BCF75}" srcOrd="0" destOrd="0" parTransId="{A1AA32EB-C0CB-4BA7-87B2-8B736517A231}" sibTransId="{74AAF4C5-527A-4E34-B792-45AF4388B54F}"/>
    <dgm:cxn modelId="{09E72F4F-5DE1-4FC2-B1C8-5DE724711946}" type="presOf" srcId="{3FE292A2-13BE-4B3D-8B07-4FB7D409DCFA}" destId="{1C6299BA-FA24-4544-B34A-F74A235BD18E}" srcOrd="0" destOrd="0" presId="urn:microsoft.com/office/officeart/2008/layout/HorizontalMultiLevelHierarchy"/>
    <dgm:cxn modelId="{1BD8BC6F-8521-4EBA-BDB6-B1199A1F1E42}" type="presOf" srcId="{417A5F44-7C14-484B-ACB2-FD447D2172FD}" destId="{A3AC1462-F7CD-43BF-AE3C-B10F289C2D25}" srcOrd="0" destOrd="0" presId="urn:microsoft.com/office/officeart/2008/layout/HorizontalMultiLevelHierarchy"/>
    <dgm:cxn modelId="{A27ED04F-1F5D-4F5F-8EED-A467ECD86E82}" type="presOf" srcId="{3FEF2205-D986-46A9-B6DD-F288515B77F8}" destId="{8F70C32D-3A8F-46C5-8159-96E9EF45C1E5}" srcOrd="0" destOrd="0" presId="urn:microsoft.com/office/officeart/2008/layout/HorizontalMultiLevelHierarchy"/>
    <dgm:cxn modelId="{A49E9E70-C6CA-410B-B8BD-FD2374381253}" type="presOf" srcId="{47008D69-E1B8-4F61-9259-BBD7113D36AA}" destId="{AF0CB62F-98CE-4F53-988C-9B0D76C24761}" srcOrd="0" destOrd="0" presId="urn:microsoft.com/office/officeart/2008/layout/HorizontalMultiLevelHierarchy"/>
    <dgm:cxn modelId="{0A6E4E51-7759-442D-A9DB-64F657B47D7E}" type="presOf" srcId="{BCFB77A4-ABF3-4149-9BCB-EFF0A2B91CD5}" destId="{B258BF9C-E14D-42C8-833F-2E516412E8CD}" srcOrd="0" destOrd="0" presId="urn:microsoft.com/office/officeart/2008/layout/HorizontalMultiLevelHierarchy"/>
    <dgm:cxn modelId="{355CF351-89BE-4B72-A65B-A40197CBB08D}" type="presOf" srcId="{51D50FBF-F9C0-431A-8A9A-6CAB405EF2B7}" destId="{72799714-3427-4B39-A863-D71964131C43}" srcOrd="0" destOrd="0" presId="urn:microsoft.com/office/officeart/2008/layout/HorizontalMultiLevelHierarchy"/>
    <dgm:cxn modelId="{A78BF451-4AEC-4E03-A328-558710E4F48B}" srcId="{F0F429A7-8BE2-4E19-A180-A8DC004AB6DC}" destId="{4BB3F7E7-6D1E-4E53-BF7B-931606A3F78A}" srcOrd="0" destOrd="0" parTransId="{7DE8E5A5-BC4E-4606-8B62-A83F5D92BEF5}" sibTransId="{9106EAD7-018C-4E19-B3BA-94C57649263C}"/>
    <dgm:cxn modelId="{B0B0FA51-6250-469D-A3AE-FF7D0A34FA03}" type="presOf" srcId="{A1AA32EB-C0CB-4BA7-87B2-8B736517A231}" destId="{AB9198B4-DAD2-4968-AA7A-A3A1B711DB39}" srcOrd="1" destOrd="0" presId="urn:microsoft.com/office/officeart/2008/layout/HorizontalMultiLevelHierarchy"/>
    <dgm:cxn modelId="{99F33253-ACD9-4E81-8C3F-245643ED2B7C}" type="presOf" srcId="{D4EF6BBC-F234-4F42-BA5C-D77711D70F6E}" destId="{1C4A1210-3C62-43B8-A25D-866809FD6A74}" srcOrd="0" destOrd="0" presId="urn:microsoft.com/office/officeart/2008/layout/HorizontalMultiLevelHierarchy"/>
    <dgm:cxn modelId="{0B79C875-C2FB-44B6-9A8B-0A71012EB33E}" type="presOf" srcId="{F0F429A7-8BE2-4E19-A180-A8DC004AB6DC}" destId="{BD078B62-43AA-4913-872D-23A86F9BFA13}" srcOrd="0" destOrd="0" presId="urn:microsoft.com/office/officeart/2008/layout/HorizontalMultiLevelHierarchy"/>
    <dgm:cxn modelId="{E886EF76-0B36-43D9-B0FB-CA26FBB7000B}" srcId="{811CEA30-6DCF-4D0A-A67C-9E2BD9524DE7}" destId="{937E7927-DA8C-4314-A3AB-EA7DEF7BBEDE}" srcOrd="7" destOrd="0" parTransId="{4B4DBE22-FEF7-49DA-B7BD-7FA0B0C59808}" sibTransId="{B8A16EF1-8951-4F3B-86BF-06EEF7EAE7D4}"/>
    <dgm:cxn modelId="{E4C90B58-7283-4D53-9D22-1B8CFBFB0984}" type="presOf" srcId="{7800C317-0BB1-4DFA-ABCE-9E620CE5D90E}" destId="{CF60F053-993F-4E93-8EA5-91952F628FC7}" srcOrd="1" destOrd="0" presId="urn:microsoft.com/office/officeart/2008/layout/HorizontalMultiLevelHierarchy"/>
    <dgm:cxn modelId="{425A3F78-B191-408F-B362-E984B37E6B3A}" type="presOf" srcId="{150B9977-84B4-4194-9485-1B4D45AF5047}" destId="{87CB1456-DD2D-40CF-A660-DCCBF52A048F}" srcOrd="0" destOrd="0" presId="urn:microsoft.com/office/officeart/2008/layout/HorizontalMultiLevelHierarchy"/>
    <dgm:cxn modelId="{DE32C978-C725-432F-A5B8-3A553CB385A7}" type="presOf" srcId="{34DCE55D-1ABF-4B28-A951-65CD3289933B}" destId="{B238757E-3E6F-4599-8A72-6EBC87957F71}" srcOrd="0" destOrd="0" presId="urn:microsoft.com/office/officeart/2008/layout/HorizontalMultiLevelHierarchy"/>
    <dgm:cxn modelId="{92557679-5F12-4821-92FE-ED4EBC0B3B6E}" type="presOf" srcId="{C037D9D7-3E45-46E0-AC48-F1628A5552F8}" destId="{2023C5B7-85FC-42C6-92A7-6C7AE90541AA}" srcOrd="1" destOrd="0" presId="urn:microsoft.com/office/officeart/2008/layout/HorizontalMultiLevelHierarchy"/>
    <dgm:cxn modelId="{8392D559-4EC2-4D98-9E38-D1B4F041FA23}" type="presOf" srcId="{49FE2DAA-0EF6-4269-8A1A-AD25A89D14A7}" destId="{5653F531-A639-4433-9BEB-D5F89EB528C7}" srcOrd="0" destOrd="0" presId="urn:microsoft.com/office/officeart/2008/layout/HorizontalMultiLevelHierarchy"/>
    <dgm:cxn modelId="{8047E079-2953-4FB0-B095-CFB56D3BD671}" type="presOf" srcId="{B4D33665-2D14-42D9-A370-E2EE3BC609C0}" destId="{552FFA11-5FCE-4DFC-ADE4-5F153CAB77A9}" srcOrd="0" destOrd="0" presId="urn:microsoft.com/office/officeart/2008/layout/HorizontalMultiLevelHierarchy"/>
    <dgm:cxn modelId="{79C2CE5A-BCD5-4EC7-9B1C-7CAB7B781BCE}" type="presOf" srcId="{94CFF3BB-27E0-42FD-8CD4-EB6D008DDC99}" destId="{1F7BC2F4-8963-4CF2-9F64-66701C62A97C}" srcOrd="1" destOrd="0" presId="urn:microsoft.com/office/officeart/2008/layout/HorizontalMultiLevelHierarchy"/>
    <dgm:cxn modelId="{986BEC7C-D829-4203-BCDB-50D2ED42F47B}" type="presOf" srcId="{A47F8F54-7937-414F-A55C-1C2419D1AA15}" destId="{6654A706-B233-43BE-978A-C807386F69A1}" srcOrd="0" destOrd="0" presId="urn:microsoft.com/office/officeart/2008/layout/HorizontalMultiLevelHierarchy"/>
    <dgm:cxn modelId="{9D71C07D-4DF7-4EAF-9921-57680E0D38BE}" type="presOf" srcId="{12305756-B554-445F-91C1-F64CF1A527F1}" destId="{4C81BA25-C441-42F3-8C0F-D66D9083F352}" srcOrd="0" destOrd="0" presId="urn:microsoft.com/office/officeart/2008/layout/HorizontalMultiLevelHierarchy"/>
    <dgm:cxn modelId="{6865F884-D896-41AC-A19F-AB87F3FBD4D3}" type="presOf" srcId="{C2EE2445-5B4B-4A50-B0A0-0FF8F6A16570}" destId="{3D3F5C27-502D-496E-A34C-C6694A17A787}" srcOrd="0" destOrd="0" presId="urn:microsoft.com/office/officeart/2008/layout/HorizontalMultiLevelHierarchy"/>
    <dgm:cxn modelId="{C64B4888-9FBB-4316-9D15-B7FF164CBD33}" srcId="{CECE78B4-D45C-4899-B638-41314E0A7EFA}" destId="{F0F429A7-8BE2-4E19-A180-A8DC004AB6DC}" srcOrd="0" destOrd="0" parTransId="{A46F5EBE-2E45-4B85-B6AF-B8BDAB15DBE5}" sibTransId="{58B59781-9B90-413F-8911-FA8AC1723B7B}"/>
    <dgm:cxn modelId="{F184768A-2751-40AB-8D6C-5A66E4A01499}" srcId="{811CEA30-6DCF-4D0A-A67C-9E2BD9524DE7}" destId="{11B07834-06D9-499A-B209-EFAEBCF081E2}" srcOrd="2" destOrd="0" parTransId="{4127C70F-A2F2-4E0F-BEC1-1A1F69FD9227}" sibTransId="{90B71C5D-6670-4943-9195-31BB965879DF}"/>
    <dgm:cxn modelId="{C1DE9B8B-12EC-4836-BE82-3B831B426C57}" type="presOf" srcId="{F09016D3-210B-41ED-AAA0-A4D521F41E8B}" destId="{2C5A9BDA-4BD7-4561-9B39-F2CE116150F0}" srcOrd="0" destOrd="0" presId="urn:microsoft.com/office/officeart/2008/layout/HorizontalMultiLevelHierarchy"/>
    <dgm:cxn modelId="{6D66678D-433C-419B-B238-77E4061CE7E3}" type="presOf" srcId="{7C8A03D8-3D73-48F9-A193-73FA1D0BCF75}" destId="{2153915A-D04C-4A9B-B023-F2F9AB770E3E}" srcOrd="0" destOrd="0" presId="urn:microsoft.com/office/officeart/2008/layout/HorizontalMultiLevelHierarchy"/>
    <dgm:cxn modelId="{A959138F-FEB6-4D80-9D54-E1D05127B655}" type="presOf" srcId="{FD30A854-6BAF-4949-A464-82CB421B28F0}" destId="{0B730C6C-6D5D-4D2B-BDE9-960094C8205F}" srcOrd="0" destOrd="0" presId="urn:microsoft.com/office/officeart/2008/layout/HorizontalMultiLevelHierarchy"/>
    <dgm:cxn modelId="{DD3A3E90-6DA1-40A4-B23A-33FE31DD2634}" type="presOf" srcId="{8CFC403B-640B-4641-89B1-B00F40FE9AAE}" destId="{1FFDD167-E297-4BC3-95DA-005ACB439393}" srcOrd="0" destOrd="0" presId="urn:microsoft.com/office/officeart/2008/layout/HorizontalMultiLevelHierarchy"/>
    <dgm:cxn modelId="{D2E0F990-979F-4811-914F-79FE8BDCF233}" type="presOf" srcId="{4A3DF259-583A-40A2-BD2E-9350875972B4}" destId="{6BF6B799-A7A6-447A-947F-13A12844C234}" srcOrd="0" destOrd="0" presId="urn:microsoft.com/office/officeart/2008/layout/HorizontalMultiLevelHierarchy"/>
    <dgm:cxn modelId="{483EE791-89CA-42CC-BF5E-F8BDF6CA6D07}" srcId="{F0F429A7-8BE2-4E19-A180-A8DC004AB6DC}" destId="{E5EBC221-EDE5-4439-A8F7-D140AD6F8F8C}" srcOrd="2" destOrd="0" parTransId="{939371B0-3944-48A3-A3F5-F5C64F791207}" sibTransId="{BEF9C740-19CF-4DFF-92C2-690849845B8A}"/>
    <dgm:cxn modelId="{89CE2C93-C346-442F-8E6E-23CB15184538}" type="presOf" srcId="{25B5D03B-F846-4037-ABF9-CBDFA2241894}" destId="{E6FA6E9B-B73A-4E9F-A281-14327FB4BE89}" srcOrd="0" destOrd="0" presId="urn:microsoft.com/office/officeart/2008/layout/HorizontalMultiLevelHierarchy"/>
    <dgm:cxn modelId="{12578093-BD32-4375-82E1-EA0B4625E1D8}" srcId="{592C3CA0-82CF-4720-98EE-109E3D69EEA1}" destId="{150B9977-84B4-4194-9485-1B4D45AF5047}" srcOrd="0" destOrd="0" parTransId="{08799A7A-EE26-43B6-8B60-0BBC01B591A6}" sibTransId="{83C5127D-9871-4F8A-9847-06EB1F64297F}"/>
    <dgm:cxn modelId="{2C9FDB96-E6D6-4829-9D00-7C30DC0F673D}" type="presOf" srcId="{4127C70F-A2F2-4E0F-BEC1-1A1F69FD9227}" destId="{0C3EABC0-1ECC-4ACC-B0FE-5B82C1F33158}" srcOrd="0" destOrd="0" presId="urn:microsoft.com/office/officeart/2008/layout/HorizontalMultiLevelHierarchy"/>
    <dgm:cxn modelId="{B8D0119A-0427-4E52-90F9-511BCDF63FD3}" type="presOf" srcId="{BCFB77A4-ABF3-4149-9BCB-EFF0A2B91CD5}" destId="{0321A6C8-09CE-4A9D-B5CC-E4794C681FAB}" srcOrd="1" destOrd="0" presId="urn:microsoft.com/office/officeart/2008/layout/HorizontalMultiLevelHierarchy"/>
    <dgm:cxn modelId="{83CA5F9B-25F6-472C-B713-3837F95DB075}" type="presOf" srcId="{62467B81-101E-4250-BB8E-7DA12982DC6D}" destId="{D909F7F5-D000-4046-B8B4-09C1403EE1AC}" srcOrd="0" destOrd="0" presId="urn:microsoft.com/office/officeart/2008/layout/HorizontalMultiLevelHierarchy"/>
    <dgm:cxn modelId="{21D78AA4-8AC7-47DD-B4A0-44AA36971B15}" type="presOf" srcId="{79ECD2DB-BD95-4FD0-973D-A272C645C04B}" destId="{6FE5326E-1F05-4864-B99F-FFEB09B452B5}" srcOrd="0" destOrd="0" presId="urn:microsoft.com/office/officeart/2008/layout/HorizontalMultiLevelHierarchy"/>
    <dgm:cxn modelId="{ED7887A5-9EC4-4FF5-993F-A43282B55F7B}" type="presOf" srcId="{E5EBC221-EDE5-4439-A8F7-D140AD6F8F8C}" destId="{85A0A427-CD77-4CEF-B938-651B4BA3D649}" srcOrd="0" destOrd="0" presId="urn:microsoft.com/office/officeart/2008/layout/HorizontalMultiLevelHierarchy"/>
    <dgm:cxn modelId="{56135DA6-1934-4AF1-813D-599E4C4E5BCB}" srcId="{3605D4A4-218F-4A02-94D2-31C87CB81F4D}" destId="{D4EF6BBC-F234-4F42-BA5C-D77711D70F6E}" srcOrd="1" destOrd="0" parTransId="{872A07D8-6803-46CF-81A5-A2D1CB37AF8E}" sibTransId="{DBFBDFDA-8839-4C5F-9B81-560F46191B3C}"/>
    <dgm:cxn modelId="{8F01A5A6-8014-41AC-B5FF-302288C6845B}" type="presOf" srcId="{296ED403-C52E-418C-9645-83692F5F830A}" destId="{7D75FF4F-2E97-4692-BB33-C897C46C6C58}" srcOrd="1" destOrd="0" presId="urn:microsoft.com/office/officeart/2008/layout/HorizontalMultiLevelHierarchy"/>
    <dgm:cxn modelId="{4B2A06AD-8132-478E-AD99-DF7E865B8006}" srcId="{811CEA30-6DCF-4D0A-A67C-9E2BD9524DE7}" destId="{3605D4A4-218F-4A02-94D2-31C87CB81F4D}" srcOrd="0" destOrd="0" parTransId="{34DCE55D-1ABF-4B28-A951-65CD3289933B}" sibTransId="{B5E146B0-8849-4821-B5CA-0FED78E6CB9F}"/>
    <dgm:cxn modelId="{EAFE51AF-0F5B-45DE-90DB-57B7F76D74E4}" type="presOf" srcId="{2D0FDA9C-3471-42E0-95D5-45D8C9ECACD4}" destId="{39980FA9-A97A-4009-B8ED-EC20E218B346}" srcOrd="0" destOrd="0" presId="urn:microsoft.com/office/officeart/2008/layout/HorizontalMultiLevelHierarchy"/>
    <dgm:cxn modelId="{A0EC16B1-DEFE-40E6-B2E8-D14A26BB329E}" type="presOf" srcId="{939371B0-3944-48A3-A3F5-F5C64F791207}" destId="{F2E26C0B-159F-4791-B8F8-8CA258FE81F4}" srcOrd="1" destOrd="0" presId="urn:microsoft.com/office/officeart/2008/layout/HorizontalMultiLevelHierarchy"/>
    <dgm:cxn modelId="{31D6A8B1-C9F2-4731-B964-4B03D86AEA9B}" type="presOf" srcId="{9880BF07-70C4-4120-B3E6-7013AA45F1C6}" destId="{56C904EE-4C27-4000-A3E4-8BB64DA45ED9}" srcOrd="0" destOrd="0" presId="urn:microsoft.com/office/officeart/2008/layout/HorizontalMultiLevelHierarchy"/>
    <dgm:cxn modelId="{E96738B2-2BFD-4C4E-8E93-C597CD964A4E}" type="presOf" srcId="{12305756-B554-445F-91C1-F64CF1A527F1}" destId="{BC228872-11B2-4E2B-B69D-D1DCD5719A6C}" srcOrd="1" destOrd="0" presId="urn:microsoft.com/office/officeart/2008/layout/HorizontalMultiLevelHierarchy"/>
    <dgm:cxn modelId="{1312BEB4-E324-4C3D-B7AA-A3C7F9641761}" type="presOf" srcId="{62467B81-101E-4250-BB8E-7DA12982DC6D}" destId="{CFBC1CFE-7CB3-4A9C-A2D1-17F0401D2CF4}" srcOrd="1" destOrd="0" presId="urn:microsoft.com/office/officeart/2008/layout/HorizontalMultiLevelHierarchy"/>
    <dgm:cxn modelId="{729B06B5-7EE4-49A5-9418-FB241018886C}" srcId="{9880BF07-70C4-4120-B3E6-7013AA45F1C6}" destId="{3FEF2205-D986-46A9-B6DD-F288515B77F8}" srcOrd="1" destOrd="0" parTransId="{BCFB77A4-ABF3-4149-9BCB-EFF0A2B91CD5}" sibTransId="{9F6AFCF0-2906-4DE1-965F-616D7362E3EC}"/>
    <dgm:cxn modelId="{FA519FB6-7385-42A9-8B82-716A8F72FF7B}" type="presOf" srcId="{EFF54060-9887-48CE-B51F-385AF5C2A3B2}" destId="{53FB0CEB-1460-4324-9A4F-32FF42C28F54}" srcOrd="1" destOrd="0" presId="urn:microsoft.com/office/officeart/2008/layout/HorizontalMultiLevelHierarchy"/>
    <dgm:cxn modelId="{1D84EEB7-A992-49F0-8AD5-A4F9AA6DFB43}" type="presOf" srcId="{51D50FBF-F9C0-431A-8A9A-6CAB405EF2B7}" destId="{749C0CCF-F97D-451B-9919-EE0A40ACF29D}" srcOrd="1" destOrd="0" presId="urn:microsoft.com/office/officeart/2008/layout/HorizontalMultiLevelHierarchy"/>
    <dgm:cxn modelId="{1AC49DB9-50C9-4A3F-98DD-83E6EE16379D}" type="presOf" srcId="{56041C4B-7927-43E0-BA26-81443D102BF7}" destId="{5B197F2C-60C8-4C12-8E9D-B0B25CE84EE8}" srcOrd="1" destOrd="0" presId="urn:microsoft.com/office/officeart/2008/layout/HorizontalMultiLevelHierarchy"/>
    <dgm:cxn modelId="{A96BDDB9-76EB-472D-87DE-ADA82EFD4EB8}" srcId="{3605D4A4-218F-4A02-94D2-31C87CB81F4D}" destId="{B446963E-BF83-45F6-BA45-E7F45921E2AF}" srcOrd="3" destOrd="0" parTransId="{EFF54060-9887-48CE-B51F-385AF5C2A3B2}" sibTransId="{C1E60EC0-5759-421E-A2EF-A55FA5E9B12E}"/>
    <dgm:cxn modelId="{EC661EBA-E107-4530-9EEF-D08102340D2F}" srcId="{811CEA30-6DCF-4D0A-A67C-9E2BD9524DE7}" destId="{9880BF07-70C4-4120-B3E6-7013AA45F1C6}" srcOrd="5" destOrd="0" parTransId="{51D50FBF-F9C0-431A-8A9A-6CAB405EF2B7}" sibTransId="{BB401E21-EE99-4A85-8046-AE897B4D1612}"/>
    <dgm:cxn modelId="{315103BC-8ACB-4D1B-95C3-342F9E880264}" type="presOf" srcId="{514B2E03-E930-465E-9C51-E2DE6D08B4FA}" destId="{5F7AC51E-AE67-4B40-8DD4-D51B83288D28}" srcOrd="0" destOrd="0" presId="urn:microsoft.com/office/officeart/2008/layout/HorizontalMultiLevelHierarchy"/>
    <dgm:cxn modelId="{FC66C9BE-D8DC-4C96-9C3C-72D7A38C3710}" type="presOf" srcId="{9A0ACBC5-B9FA-4189-8D66-51826A395CAA}" destId="{1DECD3F2-4286-4A21-8B3F-046D3576BDC7}" srcOrd="0" destOrd="0" presId="urn:microsoft.com/office/officeart/2008/layout/HorizontalMultiLevelHierarchy"/>
    <dgm:cxn modelId="{989684BF-E1F9-4E0F-9D20-315B6C49A218}" type="presOf" srcId="{94CFF3BB-27E0-42FD-8CD4-EB6D008DDC99}" destId="{2467C3C1-5142-4328-983D-4E536B35E882}" srcOrd="0" destOrd="0" presId="urn:microsoft.com/office/officeart/2008/layout/HorizontalMultiLevelHierarchy"/>
    <dgm:cxn modelId="{38DD0CC3-6773-4070-A036-F00DEB664195}" type="presOf" srcId="{A1AA32EB-C0CB-4BA7-87B2-8B736517A231}" destId="{64965821-1802-4C4E-B39B-3998833ECFCF}" srcOrd="0" destOrd="0" presId="urn:microsoft.com/office/officeart/2008/layout/HorizontalMultiLevelHierarchy"/>
    <dgm:cxn modelId="{627B24C3-5184-4935-862A-FF5EE2164242}" type="presOf" srcId="{937E7927-DA8C-4314-A3AB-EA7DEF7BBEDE}" destId="{16947206-4E88-4CC8-993C-5315902A2D72}" srcOrd="0" destOrd="0" presId="urn:microsoft.com/office/officeart/2008/layout/HorizontalMultiLevelHierarchy"/>
    <dgm:cxn modelId="{0E8BF5C3-68EE-4BE4-A560-EAAA26D1B2F5}" srcId="{9880BF07-70C4-4120-B3E6-7013AA45F1C6}" destId="{2D0FDA9C-3471-42E0-95D5-45D8C9ECACD4}" srcOrd="0" destOrd="0" parTransId="{62467B81-101E-4250-BB8E-7DA12982DC6D}" sibTransId="{A11E532E-E8E1-48F7-95B2-230C7DD1EBEF}"/>
    <dgm:cxn modelId="{173696C4-72AD-4F70-AA7F-4CB265CC2DC0}" type="presOf" srcId="{544994D1-1712-44EF-AAA8-396888C3ABEB}" destId="{723C9DF0-07F0-45E4-9C6F-EC254A344201}" srcOrd="0" destOrd="0" presId="urn:microsoft.com/office/officeart/2008/layout/HorizontalMultiLevelHierarchy"/>
    <dgm:cxn modelId="{4FE145CC-B043-4DAF-B12D-5153910B5DB6}" srcId="{FD30A854-6BAF-4949-A464-82CB421B28F0}" destId="{05219309-9DA2-4F48-BD61-8E1D13BF7424}" srcOrd="2" destOrd="0" parTransId="{56041C4B-7927-43E0-BA26-81443D102BF7}" sibTransId="{FA59BC5A-1F82-4D92-A6F9-955C67E1EA9E}"/>
    <dgm:cxn modelId="{C1D11CCD-92E9-452E-9E26-858CB8DB6CEF}" srcId="{4BB3F7E7-6D1E-4E53-BF7B-931606A3F78A}" destId="{308B8940-106F-4079-BE58-D05215E78335}" srcOrd="0" destOrd="0" parTransId="{A66E8843-AB76-4761-B770-A35EB43C7344}" sibTransId="{6180867B-57B5-4E8C-9560-AE047472B86F}"/>
    <dgm:cxn modelId="{A7AEEDD1-AE0C-4FA5-802C-16726D1C6E87}" srcId="{937E7927-DA8C-4314-A3AB-EA7DEF7BBEDE}" destId="{47008D69-E1B8-4F61-9259-BBD7113D36AA}" srcOrd="0" destOrd="0" parTransId="{49FE2DAA-0EF6-4269-8A1A-AD25A89D14A7}" sibTransId="{4870873A-63BF-46A3-81DB-0AF2686DEE99}"/>
    <dgm:cxn modelId="{5A5C95D4-C775-4DB4-ADD5-E87B9F1AA9FD}" type="presOf" srcId="{D0EF3D00-4578-4C13-9B45-12AA42E347E9}" destId="{A1EBF924-7275-413A-A6EF-4B886889C31A}" srcOrd="1" destOrd="0" presId="urn:microsoft.com/office/officeart/2008/layout/HorizontalMultiLevelHierarchy"/>
    <dgm:cxn modelId="{796DD2D4-9252-43A1-9371-37F0C1A982CA}" srcId="{811CEA30-6DCF-4D0A-A67C-9E2BD9524DE7}" destId="{F09016D3-210B-41ED-AAA0-A4D521F41E8B}" srcOrd="4" destOrd="0" parTransId="{521CB447-736D-490B-8BE0-933809886D4B}" sibTransId="{098A6EBA-C081-49A4-9595-AD79AA9ABC1E}"/>
    <dgm:cxn modelId="{6ACF6ED7-8DC0-4854-9DF4-709F00FD5932}" type="presOf" srcId="{05219309-9DA2-4F48-BD61-8E1D13BF7424}" destId="{BD4F1DFB-FECE-402E-B90F-0D3BE2F6B4F3}" srcOrd="0" destOrd="0" presId="urn:microsoft.com/office/officeart/2008/layout/HorizontalMultiLevelHierarchy"/>
    <dgm:cxn modelId="{3D780AD8-C5F3-4A07-85C8-2CB89E1BFEE9}" type="presOf" srcId="{7800C317-0BB1-4DFA-ABCE-9E620CE5D90E}" destId="{D7337A44-147F-4F8E-BA72-C32AE6689BB1}" srcOrd="0" destOrd="0" presId="urn:microsoft.com/office/officeart/2008/layout/HorizontalMultiLevelHierarchy"/>
    <dgm:cxn modelId="{649A18DC-8981-4EF2-958F-61571ACB45F2}" type="presOf" srcId="{08799A7A-EE26-43B6-8B60-0BBC01B591A6}" destId="{6227E1DD-9A05-47E5-99B6-4451B782ABC6}" srcOrd="0" destOrd="0" presId="urn:microsoft.com/office/officeart/2008/layout/HorizontalMultiLevelHierarchy"/>
    <dgm:cxn modelId="{2E9C65DE-1F87-4A40-80A3-28691A0CF2B5}" type="presOf" srcId="{521CB447-736D-490B-8BE0-933809886D4B}" destId="{97439F7E-907A-479B-8E6A-2BD47FBE4C9B}" srcOrd="1" destOrd="0" presId="urn:microsoft.com/office/officeart/2008/layout/HorizontalMultiLevelHierarchy"/>
    <dgm:cxn modelId="{A453D5DF-5123-4C6F-A06C-CA1F27A1BB0E}" type="presOf" srcId="{25B5D03B-F846-4037-ABF9-CBDFA2241894}" destId="{4CDF2FF7-6160-4024-B09A-F1339AF08558}" srcOrd="1" destOrd="0" presId="urn:microsoft.com/office/officeart/2008/layout/HorizontalMultiLevelHierarchy"/>
    <dgm:cxn modelId="{F04E43E3-71D5-4765-AF43-DF39C4F190D9}" type="presOf" srcId="{BE938303-7DC6-4B5E-A512-54E68E7077A7}" destId="{2F7834E8-FB40-4671-8B14-C47EB6AE83A4}" srcOrd="1" destOrd="0" presId="urn:microsoft.com/office/officeart/2008/layout/HorizontalMultiLevelHierarchy"/>
    <dgm:cxn modelId="{7E5109E5-44D8-4F14-BFCC-95939233BDA0}" srcId="{F09016D3-210B-41ED-AAA0-A4D521F41E8B}" destId="{3FE292A2-13BE-4B3D-8B07-4FB7D409DCFA}" srcOrd="1" destOrd="0" parTransId="{514B2E03-E930-465E-9C51-E2DE6D08B4FA}" sibTransId="{3AD86C94-9CCF-49F3-B00B-AC7CB023B2AE}"/>
    <dgm:cxn modelId="{1D7023EA-8ED5-4EA6-B7F6-49F835EF8BCA}" srcId="{811CEA30-6DCF-4D0A-A67C-9E2BD9524DE7}" destId="{592C3CA0-82CF-4720-98EE-109E3D69EEA1}" srcOrd="6" destOrd="0" parTransId="{25B5D03B-F846-4037-ABF9-CBDFA2241894}" sibTransId="{21DF7F1F-6438-4057-B71B-B279772F1B48}"/>
    <dgm:cxn modelId="{74FDC4ED-E9FE-4994-9F87-EF6B867FD206}" type="presOf" srcId="{A833E71C-B7A9-41DE-9DC7-EE6F54C4DDBF}" destId="{AEFA8EF6-B7C6-410D-8803-8974CEA0C586}" srcOrd="0" destOrd="0" presId="urn:microsoft.com/office/officeart/2008/layout/HorizontalMultiLevelHierarchy"/>
    <dgm:cxn modelId="{80DBE9ED-3809-429F-AE36-7A08FF7B0329}" type="presOf" srcId="{939371B0-3944-48A3-A3F5-F5C64F791207}" destId="{7F8074C3-580E-484D-948B-AA763D52DBD4}" srcOrd="0" destOrd="0" presId="urn:microsoft.com/office/officeart/2008/layout/HorizontalMultiLevelHierarchy"/>
    <dgm:cxn modelId="{8F0DF0ED-DB9D-4B54-A1EB-BE8572FF4584}" type="presOf" srcId="{C037D9D7-3E45-46E0-AC48-F1628A5552F8}" destId="{5F6D8EAF-7C98-4707-BDC3-0E08C0262CEB}" srcOrd="0" destOrd="0" presId="urn:microsoft.com/office/officeart/2008/layout/HorizontalMultiLevelHierarchy"/>
    <dgm:cxn modelId="{A5D98FEF-9971-41EE-A664-6EEA1656D68F}" srcId="{11B07834-06D9-499A-B209-EFAEBCF081E2}" destId="{4A3DF259-583A-40A2-BD2E-9350875972B4}" srcOrd="1" destOrd="0" parTransId="{12305756-B554-445F-91C1-F64CF1A527F1}" sibTransId="{95822F6D-171D-4900-A79F-094810D4C7DC}"/>
    <dgm:cxn modelId="{3DFAD6EF-CBB0-4A4A-853D-66A5D90A37CA}" srcId="{3605D4A4-218F-4A02-94D2-31C87CB81F4D}" destId="{544994D1-1712-44EF-AAA8-396888C3ABEB}" srcOrd="2" destOrd="0" parTransId="{296ED403-C52E-418C-9645-83692F5F830A}" sibTransId="{5A76D34C-6FC0-43D8-9289-AFFCDD4CCB2E}"/>
    <dgm:cxn modelId="{9CF02DF0-0657-46CE-B7C7-7A9D0F553C90}" type="presOf" srcId="{4127C70F-A2F2-4E0F-BEC1-1A1F69FD9227}" destId="{E6218D96-9AF2-41EA-BCF2-87DFB70C62E4}" srcOrd="1" destOrd="0" presId="urn:microsoft.com/office/officeart/2008/layout/HorizontalMultiLevelHierarchy"/>
    <dgm:cxn modelId="{53F881F3-3C8D-4842-A8AE-BF0988AC207E}" type="presOf" srcId="{872A07D8-6803-46CF-81A5-A2D1CB37AF8E}" destId="{53E0B95C-9987-4E83-9CA6-2D38D6C0C178}" srcOrd="1" destOrd="0" presId="urn:microsoft.com/office/officeart/2008/layout/HorizontalMultiLevelHierarchy"/>
    <dgm:cxn modelId="{4C5034F4-DCC6-4F72-BCF3-66E6316A6ABA}" type="presOf" srcId="{523D45EF-9469-41BB-A0AD-2006F7BEA9D7}" destId="{64AB603A-2962-4CFA-94B0-0AE71C02BD8D}" srcOrd="1" destOrd="0" presId="urn:microsoft.com/office/officeart/2008/layout/HorizontalMultiLevelHierarchy"/>
    <dgm:cxn modelId="{2FF3BDFA-BD7A-42E2-90A9-9287CD13E6EC}" type="presOf" srcId="{B4D33665-2D14-42D9-A370-E2EE3BC609C0}" destId="{E6CBEF23-38B6-43FA-9F7A-9FA2E7C07CC0}" srcOrd="1" destOrd="0" presId="urn:microsoft.com/office/officeart/2008/layout/HorizontalMultiLevelHierarchy"/>
    <dgm:cxn modelId="{06A7D2FF-4F28-4D94-83CE-FB142171CD78}" type="presOf" srcId="{56041C4B-7927-43E0-BA26-81443D102BF7}" destId="{D338396C-EDEF-4B9A-879E-077A3FB75BA2}" srcOrd="0" destOrd="0" presId="urn:microsoft.com/office/officeart/2008/layout/HorizontalMultiLevelHierarchy"/>
    <dgm:cxn modelId="{08F1FCFF-5071-4F3E-BDA1-0C8615F10A05}" type="presOf" srcId="{4B4DBE22-FEF7-49DA-B7BD-7FA0B0C59808}" destId="{EE1B9900-DB04-4ED6-A470-E48FF53F9EB6}" srcOrd="1" destOrd="0" presId="urn:microsoft.com/office/officeart/2008/layout/HorizontalMultiLevelHierarchy"/>
    <dgm:cxn modelId="{AA733506-E4A6-4193-BA93-011E3D40016B}" type="presParOf" srcId="{702CAB89-DC2A-4601-839E-E278D32BD842}" destId="{B7726702-64B3-435A-A0A7-1E9EFA0F8597}" srcOrd="0" destOrd="0" presId="urn:microsoft.com/office/officeart/2008/layout/HorizontalMultiLevelHierarchy"/>
    <dgm:cxn modelId="{E1C428C5-BD89-4E15-ABD5-1F8CDE15E679}" type="presParOf" srcId="{B7726702-64B3-435A-A0A7-1E9EFA0F8597}" destId="{BD078B62-43AA-4913-872D-23A86F9BFA13}" srcOrd="0" destOrd="0" presId="urn:microsoft.com/office/officeart/2008/layout/HorizontalMultiLevelHierarchy"/>
    <dgm:cxn modelId="{FA8958F2-5FE0-4FC9-A9E7-629B263122F5}" type="presParOf" srcId="{B7726702-64B3-435A-A0A7-1E9EFA0F8597}" destId="{2B87C70A-C14C-40BF-B1DC-A44550999A68}" srcOrd="1" destOrd="0" presId="urn:microsoft.com/office/officeart/2008/layout/HorizontalMultiLevelHierarchy"/>
    <dgm:cxn modelId="{DE114A9C-BA2E-4F7B-8B2A-A6557641FC7B}" type="presParOf" srcId="{2B87C70A-C14C-40BF-B1DC-A44550999A68}" destId="{8EAABE7D-24F3-4F14-87CD-DA8A4AE702BC}" srcOrd="0" destOrd="0" presId="urn:microsoft.com/office/officeart/2008/layout/HorizontalMultiLevelHierarchy"/>
    <dgm:cxn modelId="{E457155B-A30E-47C7-9C68-66BD075E3951}" type="presParOf" srcId="{8EAABE7D-24F3-4F14-87CD-DA8A4AE702BC}" destId="{30CAB5CE-85E7-4CD3-B27E-D3B0F43C7939}" srcOrd="0" destOrd="0" presId="urn:microsoft.com/office/officeart/2008/layout/HorizontalMultiLevelHierarchy"/>
    <dgm:cxn modelId="{C4CBA377-E56E-4DAF-9C50-8B70D4B85F89}" type="presParOf" srcId="{2B87C70A-C14C-40BF-B1DC-A44550999A68}" destId="{138D5FA3-2E41-4E0C-8E3B-8D514DFC8F10}" srcOrd="1" destOrd="0" presId="urn:microsoft.com/office/officeart/2008/layout/HorizontalMultiLevelHierarchy"/>
    <dgm:cxn modelId="{DD05CBB0-5DAE-445C-9687-E1585061DC8D}" type="presParOf" srcId="{138D5FA3-2E41-4E0C-8E3B-8D514DFC8F10}" destId="{F2FCD9AC-3C3A-4924-B5A3-8C58A12B778E}" srcOrd="0" destOrd="0" presId="urn:microsoft.com/office/officeart/2008/layout/HorizontalMultiLevelHierarchy"/>
    <dgm:cxn modelId="{6F89D841-D502-4ADD-A2CF-32049B8B7D8E}" type="presParOf" srcId="{138D5FA3-2E41-4E0C-8E3B-8D514DFC8F10}" destId="{14A9BB9A-325E-4E72-8D8E-DE63FFCD8BEF}" srcOrd="1" destOrd="0" presId="urn:microsoft.com/office/officeart/2008/layout/HorizontalMultiLevelHierarchy"/>
    <dgm:cxn modelId="{98261AEE-7F0A-4111-8CCE-85A9F6BE4BB4}" type="presParOf" srcId="{14A9BB9A-325E-4E72-8D8E-DE63FFCD8BEF}" destId="{9B2B9A85-6B7A-424D-AC25-680CC1C8C50F}" srcOrd="0" destOrd="0" presId="urn:microsoft.com/office/officeart/2008/layout/HorizontalMultiLevelHierarchy"/>
    <dgm:cxn modelId="{3A52E99C-8F35-422C-827F-ED6D5D5EF84F}" type="presParOf" srcId="{9B2B9A85-6B7A-424D-AC25-680CC1C8C50F}" destId="{3C11A653-4A1C-4FF7-AF95-09B075858A92}" srcOrd="0" destOrd="0" presId="urn:microsoft.com/office/officeart/2008/layout/HorizontalMultiLevelHierarchy"/>
    <dgm:cxn modelId="{4701D610-33DC-44CD-B555-C2702F113751}" type="presParOf" srcId="{14A9BB9A-325E-4E72-8D8E-DE63FFCD8BEF}" destId="{CDCA7F2D-6540-4363-9BF2-2AE6F588E12E}" srcOrd="1" destOrd="0" presId="urn:microsoft.com/office/officeart/2008/layout/HorizontalMultiLevelHierarchy"/>
    <dgm:cxn modelId="{294B5310-5F95-42BB-A3A0-A67B652E2C4D}" type="presParOf" srcId="{CDCA7F2D-6540-4363-9BF2-2AE6F588E12E}" destId="{2CBB8449-D3F7-46F0-AC05-E7B3EDE68AD2}" srcOrd="0" destOrd="0" presId="urn:microsoft.com/office/officeart/2008/layout/HorizontalMultiLevelHierarchy"/>
    <dgm:cxn modelId="{7EA31969-C175-410A-B512-580C18F253E3}" type="presParOf" srcId="{CDCA7F2D-6540-4363-9BF2-2AE6F588E12E}" destId="{C07E41BB-5219-4985-847A-F9377501BCD3}" srcOrd="1" destOrd="0" presId="urn:microsoft.com/office/officeart/2008/layout/HorizontalMultiLevelHierarchy"/>
    <dgm:cxn modelId="{84B80EEB-E974-4BEF-B434-BC9C334FCBA3}" type="presParOf" srcId="{2B87C70A-C14C-40BF-B1DC-A44550999A68}" destId="{D7337A44-147F-4F8E-BA72-C32AE6689BB1}" srcOrd="2" destOrd="0" presId="urn:microsoft.com/office/officeart/2008/layout/HorizontalMultiLevelHierarchy"/>
    <dgm:cxn modelId="{70BCDA37-F446-461E-8072-65A374369DEB}" type="presParOf" srcId="{D7337A44-147F-4F8E-BA72-C32AE6689BB1}" destId="{CF60F053-993F-4E93-8EA5-91952F628FC7}" srcOrd="0" destOrd="0" presId="urn:microsoft.com/office/officeart/2008/layout/HorizontalMultiLevelHierarchy"/>
    <dgm:cxn modelId="{1B80B455-ABBD-4504-8ACA-8920B17DD159}" type="presParOf" srcId="{2B87C70A-C14C-40BF-B1DC-A44550999A68}" destId="{A52A12CE-F850-4433-AF8B-6FE219B5E8DF}" srcOrd="3" destOrd="0" presId="urn:microsoft.com/office/officeart/2008/layout/HorizontalMultiLevelHierarchy"/>
    <dgm:cxn modelId="{04723882-B6FA-4381-9554-6D7AEB8BD09A}" type="presParOf" srcId="{A52A12CE-F850-4433-AF8B-6FE219B5E8DF}" destId="{6FE5326E-1F05-4864-B99F-FFEB09B452B5}" srcOrd="0" destOrd="0" presId="urn:microsoft.com/office/officeart/2008/layout/HorizontalMultiLevelHierarchy"/>
    <dgm:cxn modelId="{AB9DE5C4-70E8-463C-9BC2-4300E88AE524}" type="presParOf" srcId="{A52A12CE-F850-4433-AF8B-6FE219B5E8DF}" destId="{51C22E2F-E6E7-463E-93CB-289E481AEB5A}" srcOrd="1" destOrd="0" presId="urn:microsoft.com/office/officeart/2008/layout/HorizontalMultiLevelHierarchy"/>
    <dgm:cxn modelId="{E0285B9B-C09C-46CA-B86F-B0F4E860FF1C}" type="presParOf" srcId="{51C22E2F-E6E7-463E-93CB-289E481AEB5A}" destId="{90ECC33F-9572-4FCA-B576-ED456263DD4B}" srcOrd="0" destOrd="0" presId="urn:microsoft.com/office/officeart/2008/layout/HorizontalMultiLevelHierarchy"/>
    <dgm:cxn modelId="{CFAB22FD-941B-4255-9271-B409FB11C811}" type="presParOf" srcId="{90ECC33F-9572-4FCA-B576-ED456263DD4B}" destId="{75C3554F-215C-4E14-8894-DF5FFA04CFDF}" srcOrd="0" destOrd="0" presId="urn:microsoft.com/office/officeart/2008/layout/HorizontalMultiLevelHierarchy"/>
    <dgm:cxn modelId="{CAF8D59A-5D89-46E5-B814-279ED5025EF6}" type="presParOf" srcId="{51C22E2F-E6E7-463E-93CB-289E481AEB5A}" destId="{A0C58993-1134-456B-9C47-8FEA0B6094BD}" srcOrd="1" destOrd="0" presId="urn:microsoft.com/office/officeart/2008/layout/HorizontalMultiLevelHierarchy"/>
    <dgm:cxn modelId="{5AFE79EB-2AE0-4FBA-8E90-0513418E286F}" type="presParOf" srcId="{A0C58993-1134-456B-9C47-8FEA0B6094BD}" destId="{064CDF18-E6C6-49A7-88B2-6A57B05EB6EC}" srcOrd="0" destOrd="0" presId="urn:microsoft.com/office/officeart/2008/layout/HorizontalMultiLevelHierarchy"/>
    <dgm:cxn modelId="{DF199D3A-B0AF-4E6E-BBE8-A4593AE5156E}" type="presParOf" srcId="{A0C58993-1134-456B-9C47-8FEA0B6094BD}" destId="{7FA7C8D9-58A4-445A-8E45-654D46B650D9}" srcOrd="1" destOrd="0" presId="urn:microsoft.com/office/officeart/2008/layout/HorizontalMultiLevelHierarchy"/>
    <dgm:cxn modelId="{F4CF6104-7E42-4B01-8CA7-F873971A85CF}" type="presParOf" srcId="{2B87C70A-C14C-40BF-B1DC-A44550999A68}" destId="{7F8074C3-580E-484D-948B-AA763D52DBD4}" srcOrd="4" destOrd="0" presId="urn:microsoft.com/office/officeart/2008/layout/HorizontalMultiLevelHierarchy"/>
    <dgm:cxn modelId="{02F4E049-3769-4961-936D-ADDC6053C301}" type="presParOf" srcId="{7F8074C3-580E-484D-948B-AA763D52DBD4}" destId="{F2E26C0B-159F-4791-B8F8-8CA258FE81F4}" srcOrd="0" destOrd="0" presId="urn:microsoft.com/office/officeart/2008/layout/HorizontalMultiLevelHierarchy"/>
    <dgm:cxn modelId="{BE58707B-4D8D-40FC-A970-7BCB0FECD833}" type="presParOf" srcId="{2B87C70A-C14C-40BF-B1DC-A44550999A68}" destId="{C694A961-FFAC-47D2-9BD4-05E160280F66}" srcOrd="5" destOrd="0" presId="urn:microsoft.com/office/officeart/2008/layout/HorizontalMultiLevelHierarchy"/>
    <dgm:cxn modelId="{5CD5DBDC-E9A8-40EF-BA18-BB5B9DF6C686}" type="presParOf" srcId="{C694A961-FFAC-47D2-9BD4-05E160280F66}" destId="{85A0A427-CD77-4CEF-B938-651B4BA3D649}" srcOrd="0" destOrd="0" presId="urn:microsoft.com/office/officeart/2008/layout/HorizontalMultiLevelHierarchy"/>
    <dgm:cxn modelId="{9738C847-C248-4F93-A15A-AB74239C0725}" type="presParOf" srcId="{C694A961-FFAC-47D2-9BD4-05E160280F66}" destId="{5857EF87-1624-4E0C-85F0-1FE0AC038518}" srcOrd="1" destOrd="0" presId="urn:microsoft.com/office/officeart/2008/layout/HorizontalMultiLevelHierarchy"/>
    <dgm:cxn modelId="{6BC6DB3F-3316-4982-8FCD-798CF443673E}" type="presParOf" srcId="{5857EF87-1624-4E0C-85F0-1FE0AC038518}" destId="{2467C3C1-5142-4328-983D-4E536B35E882}" srcOrd="0" destOrd="0" presId="urn:microsoft.com/office/officeart/2008/layout/HorizontalMultiLevelHierarchy"/>
    <dgm:cxn modelId="{6162E082-5CAA-44F1-8173-E0E6A095EF7F}" type="presParOf" srcId="{2467C3C1-5142-4328-983D-4E536B35E882}" destId="{1F7BC2F4-8963-4CF2-9F64-66701C62A97C}" srcOrd="0" destOrd="0" presId="urn:microsoft.com/office/officeart/2008/layout/HorizontalMultiLevelHierarchy"/>
    <dgm:cxn modelId="{D833647D-4273-4ECF-B2FC-10A4670D9DB1}" type="presParOf" srcId="{5857EF87-1624-4E0C-85F0-1FE0AC038518}" destId="{10743BDB-3D95-4A63-B9F4-0A2ED3E77412}" srcOrd="1" destOrd="0" presId="urn:microsoft.com/office/officeart/2008/layout/HorizontalMultiLevelHierarchy"/>
    <dgm:cxn modelId="{6BDAFD1C-1D38-4D32-A4A9-2C1A1B7E26A5}" type="presParOf" srcId="{10743BDB-3D95-4A63-B9F4-0A2ED3E77412}" destId="{AEFA8EF6-B7C6-410D-8803-8974CEA0C586}" srcOrd="0" destOrd="0" presId="urn:microsoft.com/office/officeart/2008/layout/HorizontalMultiLevelHierarchy"/>
    <dgm:cxn modelId="{A9A4286B-7D02-4948-A061-65B45432727D}" type="presParOf" srcId="{10743BDB-3D95-4A63-B9F4-0A2ED3E77412}" destId="{715B9EFA-4B11-4714-8BB9-85554683D098}" srcOrd="1" destOrd="0" presId="urn:microsoft.com/office/officeart/2008/layout/HorizontalMultiLevelHierarchy"/>
    <dgm:cxn modelId="{F9D7B4CD-4F1E-4BA4-9317-3615C14BB3D8}" type="presParOf" srcId="{702CAB89-DC2A-4601-839E-E278D32BD842}" destId="{EFDEBCB2-922A-4BF4-A763-D8A0BA96F4DE}" srcOrd="1" destOrd="0" presId="urn:microsoft.com/office/officeart/2008/layout/HorizontalMultiLevelHierarchy"/>
    <dgm:cxn modelId="{06B97BBB-817F-4A64-A928-40821298B502}" type="presParOf" srcId="{EFDEBCB2-922A-4BF4-A763-D8A0BA96F4DE}" destId="{B27D8A31-22A4-47F9-B27D-AAA231F9DD2F}" srcOrd="0" destOrd="0" presId="urn:microsoft.com/office/officeart/2008/layout/HorizontalMultiLevelHierarchy"/>
    <dgm:cxn modelId="{2A798ABB-FAA0-44CF-AE11-0EB0047A418E}" type="presParOf" srcId="{EFDEBCB2-922A-4BF4-A763-D8A0BA96F4DE}" destId="{8E519804-F46D-4DA6-ADE4-06010254CEA7}" srcOrd="1" destOrd="0" presId="urn:microsoft.com/office/officeart/2008/layout/HorizontalMultiLevelHierarchy"/>
    <dgm:cxn modelId="{8B262B81-0690-489F-A9F7-C05C4B62BAA0}" type="presParOf" srcId="{8E519804-F46D-4DA6-ADE4-06010254CEA7}" destId="{B238757E-3E6F-4599-8A72-6EBC87957F71}" srcOrd="0" destOrd="0" presId="urn:microsoft.com/office/officeart/2008/layout/HorizontalMultiLevelHierarchy"/>
    <dgm:cxn modelId="{1E5867CD-4C28-4502-9263-16135D7CD6C1}" type="presParOf" srcId="{B238757E-3E6F-4599-8A72-6EBC87957F71}" destId="{2B559C03-45E8-4C50-8FF1-8C6E8D18AE8D}" srcOrd="0" destOrd="0" presId="urn:microsoft.com/office/officeart/2008/layout/HorizontalMultiLevelHierarchy"/>
    <dgm:cxn modelId="{6D11E6E9-1A8D-4297-87F9-0A0E1428F7A2}" type="presParOf" srcId="{8E519804-F46D-4DA6-ADE4-06010254CEA7}" destId="{2D9C1FFC-BD2F-45AD-B5A9-1E492E4DAABF}" srcOrd="1" destOrd="0" presId="urn:microsoft.com/office/officeart/2008/layout/HorizontalMultiLevelHierarchy"/>
    <dgm:cxn modelId="{67E7F326-6D98-4FE1-9953-CED1B737601F}" type="presParOf" srcId="{2D9C1FFC-BD2F-45AD-B5A9-1E492E4DAABF}" destId="{D2D93AFD-ACD3-4478-AD9E-65D54ACBBDF6}" srcOrd="0" destOrd="0" presId="urn:microsoft.com/office/officeart/2008/layout/HorizontalMultiLevelHierarchy"/>
    <dgm:cxn modelId="{CA6586DB-20CF-4270-ADD1-FD313C2BA5BB}" type="presParOf" srcId="{2D9C1FFC-BD2F-45AD-B5A9-1E492E4DAABF}" destId="{A7D69461-0160-4C62-8861-358CF859BB6C}" srcOrd="1" destOrd="0" presId="urn:microsoft.com/office/officeart/2008/layout/HorizontalMultiLevelHierarchy"/>
    <dgm:cxn modelId="{67FD7502-E78B-4984-AD80-03D62DB4B80C}" type="presParOf" srcId="{A7D69461-0160-4C62-8861-358CF859BB6C}" destId="{9C93D997-8E97-4B35-A5B4-D22601E0B5F0}" srcOrd="0" destOrd="0" presId="urn:microsoft.com/office/officeart/2008/layout/HorizontalMultiLevelHierarchy"/>
    <dgm:cxn modelId="{07080D44-C05B-400E-8CEF-4677A27E4C7B}" type="presParOf" srcId="{9C93D997-8E97-4B35-A5B4-D22601E0B5F0}" destId="{A1EBF924-7275-413A-A6EF-4B886889C31A}" srcOrd="0" destOrd="0" presId="urn:microsoft.com/office/officeart/2008/layout/HorizontalMultiLevelHierarchy"/>
    <dgm:cxn modelId="{957AAE55-1CE1-4EA1-8150-7737E3C230E1}" type="presParOf" srcId="{A7D69461-0160-4C62-8861-358CF859BB6C}" destId="{76E93FD8-4C26-4615-8F6A-34700F5E0E6F}" srcOrd="1" destOrd="0" presId="urn:microsoft.com/office/officeart/2008/layout/HorizontalMultiLevelHierarchy"/>
    <dgm:cxn modelId="{6A614AA2-EE87-40D9-916D-A948ADBFE5A6}" type="presParOf" srcId="{76E93FD8-4C26-4615-8F6A-34700F5E0E6F}" destId="{3D3F5C27-502D-496E-A34C-C6694A17A787}" srcOrd="0" destOrd="0" presId="urn:microsoft.com/office/officeart/2008/layout/HorizontalMultiLevelHierarchy"/>
    <dgm:cxn modelId="{8CC8924B-CBD6-446D-9555-F14CFF275F6E}" type="presParOf" srcId="{76E93FD8-4C26-4615-8F6A-34700F5E0E6F}" destId="{77F077C5-5EFF-40EA-A724-6FB1D82A8CFD}" srcOrd="1" destOrd="0" presId="urn:microsoft.com/office/officeart/2008/layout/HorizontalMultiLevelHierarchy"/>
    <dgm:cxn modelId="{A944531C-27CA-4595-8BDD-546A1E08C631}" type="presParOf" srcId="{A7D69461-0160-4C62-8861-358CF859BB6C}" destId="{C3478391-88E7-497B-8CAC-69AC8657B205}" srcOrd="2" destOrd="0" presId="urn:microsoft.com/office/officeart/2008/layout/HorizontalMultiLevelHierarchy"/>
    <dgm:cxn modelId="{B994ACCE-93D9-4866-814D-56F22C12D6B0}" type="presParOf" srcId="{C3478391-88E7-497B-8CAC-69AC8657B205}" destId="{53E0B95C-9987-4E83-9CA6-2D38D6C0C178}" srcOrd="0" destOrd="0" presId="urn:microsoft.com/office/officeart/2008/layout/HorizontalMultiLevelHierarchy"/>
    <dgm:cxn modelId="{11B6F78D-16FE-4EA3-BC3C-132E16A411CA}" type="presParOf" srcId="{A7D69461-0160-4C62-8861-358CF859BB6C}" destId="{E71A3871-3095-4A50-A7F1-80D3AC2C5E7E}" srcOrd="3" destOrd="0" presId="urn:microsoft.com/office/officeart/2008/layout/HorizontalMultiLevelHierarchy"/>
    <dgm:cxn modelId="{C14C61A7-81E7-4239-B981-71F8178FC463}" type="presParOf" srcId="{E71A3871-3095-4A50-A7F1-80D3AC2C5E7E}" destId="{1C4A1210-3C62-43B8-A25D-866809FD6A74}" srcOrd="0" destOrd="0" presId="urn:microsoft.com/office/officeart/2008/layout/HorizontalMultiLevelHierarchy"/>
    <dgm:cxn modelId="{DA9949F9-8C66-417E-8431-244EF18AE0E2}" type="presParOf" srcId="{E71A3871-3095-4A50-A7F1-80D3AC2C5E7E}" destId="{BAAD6740-93D4-468F-A5F4-FE53F83545C2}" srcOrd="1" destOrd="0" presId="urn:microsoft.com/office/officeart/2008/layout/HorizontalMultiLevelHierarchy"/>
    <dgm:cxn modelId="{34BB83C4-E080-45FD-BB1A-9B6D517FE90E}" type="presParOf" srcId="{A7D69461-0160-4C62-8861-358CF859BB6C}" destId="{C4341C42-B3D2-43F4-8034-BFAD8668E814}" srcOrd="4" destOrd="0" presId="urn:microsoft.com/office/officeart/2008/layout/HorizontalMultiLevelHierarchy"/>
    <dgm:cxn modelId="{4F1B4A9F-ACDF-430C-87D2-4DB8D8C4617A}" type="presParOf" srcId="{C4341C42-B3D2-43F4-8034-BFAD8668E814}" destId="{7D75FF4F-2E97-4692-BB33-C897C46C6C58}" srcOrd="0" destOrd="0" presId="urn:microsoft.com/office/officeart/2008/layout/HorizontalMultiLevelHierarchy"/>
    <dgm:cxn modelId="{21F800DB-ED68-4640-8844-FA806700B431}" type="presParOf" srcId="{A7D69461-0160-4C62-8861-358CF859BB6C}" destId="{8C64953D-0005-49A6-8A40-BF858864D67F}" srcOrd="5" destOrd="0" presId="urn:microsoft.com/office/officeart/2008/layout/HorizontalMultiLevelHierarchy"/>
    <dgm:cxn modelId="{14C6E015-AEB7-4B6D-A048-FF582E2FEFB7}" type="presParOf" srcId="{8C64953D-0005-49A6-8A40-BF858864D67F}" destId="{723C9DF0-07F0-45E4-9C6F-EC254A344201}" srcOrd="0" destOrd="0" presId="urn:microsoft.com/office/officeart/2008/layout/HorizontalMultiLevelHierarchy"/>
    <dgm:cxn modelId="{60A82694-4327-4850-9AA5-E4013CF4D8E1}" type="presParOf" srcId="{8C64953D-0005-49A6-8A40-BF858864D67F}" destId="{C7E5668F-FC6E-4E49-A7A1-9329A5744237}" srcOrd="1" destOrd="0" presId="urn:microsoft.com/office/officeart/2008/layout/HorizontalMultiLevelHierarchy"/>
    <dgm:cxn modelId="{D21DD3F0-78DA-4608-8367-6F9CCD599D50}" type="presParOf" srcId="{A7D69461-0160-4C62-8861-358CF859BB6C}" destId="{C7978B8B-072A-4B7D-91A3-DABC08E63E22}" srcOrd="6" destOrd="0" presId="urn:microsoft.com/office/officeart/2008/layout/HorizontalMultiLevelHierarchy"/>
    <dgm:cxn modelId="{8D67FF26-2DE2-4903-9B7A-14E1325F1855}" type="presParOf" srcId="{C7978B8B-072A-4B7D-91A3-DABC08E63E22}" destId="{53FB0CEB-1460-4324-9A4F-32FF42C28F54}" srcOrd="0" destOrd="0" presId="urn:microsoft.com/office/officeart/2008/layout/HorizontalMultiLevelHierarchy"/>
    <dgm:cxn modelId="{A9F0382C-2D1C-4B5D-82F7-8C93CBDC9839}" type="presParOf" srcId="{A7D69461-0160-4C62-8861-358CF859BB6C}" destId="{7806E9F4-205C-4071-8034-828A3125E3F0}" srcOrd="7" destOrd="0" presId="urn:microsoft.com/office/officeart/2008/layout/HorizontalMultiLevelHierarchy"/>
    <dgm:cxn modelId="{B227BCB6-FCBB-4953-8AFA-67B0CF171D3B}" type="presParOf" srcId="{7806E9F4-205C-4071-8034-828A3125E3F0}" destId="{C33C3EC5-70B7-41C9-8841-18A91B6F6A46}" srcOrd="0" destOrd="0" presId="urn:microsoft.com/office/officeart/2008/layout/HorizontalMultiLevelHierarchy"/>
    <dgm:cxn modelId="{B70D1E7B-8124-4CC5-BCF1-265579DA00BA}" type="presParOf" srcId="{7806E9F4-205C-4071-8034-828A3125E3F0}" destId="{DFB1F71A-CA84-4527-B2E2-D9A8AB19D545}" srcOrd="1" destOrd="0" presId="urn:microsoft.com/office/officeart/2008/layout/HorizontalMultiLevelHierarchy"/>
    <dgm:cxn modelId="{54202F6B-1D88-475C-A219-0877551795D8}" type="presParOf" srcId="{8E519804-F46D-4DA6-ADE4-06010254CEA7}" destId="{CE60AB75-5E2E-4B14-B1A5-C6D8152CFD75}" srcOrd="2" destOrd="0" presId="urn:microsoft.com/office/officeart/2008/layout/HorizontalMultiLevelHierarchy"/>
    <dgm:cxn modelId="{D23A78BE-35FE-45B6-B0C1-63092C50A829}" type="presParOf" srcId="{CE60AB75-5E2E-4B14-B1A5-C6D8152CFD75}" destId="{64AB603A-2962-4CFA-94B0-0AE71C02BD8D}" srcOrd="0" destOrd="0" presId="urn:microsoft.com/office/officeart/2008/layout/HorizontalMultiLevelHierarchy"/>
    <dgm:cxn modelId="{AA1A3A74-24CF-49BE-B9E5-1937E86DFD2E}" type="presParOf" srcId="{8E519804-F46D-4DA6-ADE4-06010254CEA7}" destId="{22BEA49C-335F-4715-832B-B5D280E9398F}" srcOrd="3" destOrd="0" presId="urn:microsoft.com/office/officeart/2008/layout/HorizontalMultiLevelHierarchy"/>
    <dgm:cxn modelId="{FA8606E9-9ED0-4233-ADD3-C8E3803D1EE7}" type="presParOf" srcId="{22BEA49C-335F-4715-832B-B5D280E9398F}" destId="{6654A706-B233-43BE-978A-C807386F69A1}" srcOrd="0" destOrd="0" presId="urn:microsoft.com/office/officeart/2008/layout/HorizontalMultiLevelHierarchy"/>
    <dgm:cxn modelId="{B9C89821-A291-409E-A139-2D0EEE9647AA}" type="presParOf" srcId="{22BEA49C-335F-4715-832B-B5D280E9398F}" destId="{D0453895-67D7-40C1-A42C-E743697ECE8D}" srcOrd="1" destOrd="0" presId="urn:microsoft.com/office/officeart/2008/layout/HorizontalMultiLevelHierarchy"/>
    <dgm:cxn modelId="{3ECC42C9-8522-4AC4-B044-CF9E2E3213C2}" type="presParOf" srcId="{D0453895-67D7-40C1-A42C-E743697ECE8D}" destId="{544BC228-E380-4AED-9358-3A6B77A05EB4}" srcOrd="0" destOrd="0" presId="urn:microsoft.com/office/officeart/2008/layout/HorizontalMultiLevelHierarchy"/>
    <dgm:cxn modelId="{7004BFCA-FDFF-4563-B62B-F7D392B51935}" type="presParOf" srcId="{544BC228-E380-4AED-9358-3A6B77A05EB4}" destId="{C6761510-4FBF-42DE-A26E-BBA8EACA67DE}" srcOrd="0" destOrd="0" presId="urn:microsoft.com/office/officeart/2008/layout/HorizontalMultiLevelHierarchy"/>
    <dgm:cxn modelId="{8C167D0D-8FAC-4103-9B81-BB20C81F74FA}" type="presParOf" srcId="{D0453895-67D7-40C1-A42C-E743697ECE8D}" destId="{A6BE908D-E1A8-421D-817A-D9AFB5791713}" srcOrd="1" destOrd="0" presId="urn:microsoft.com/office/officeart/2008/layout/HorizontalMultiLevelHierarchy"/>
    <dgm:cxn modelId="{715F9494-46D5-4BC4-ACBF-BC3192AEA7AA}" type="presParOf" srcId="{A6BE908D-E1A8-421D-817A-D9AFB5791713}" destId="{FB38FD68-E62A-4775-8A43-8BB464EAC792}" srcOrd="0" destOrd="0" presId="urn:microsoft.com/office/officeart/2008/layout/HorizontalMultiLevelHierarchy"/>
    <dgm:cxn modelId="{CAF97D4A-26B5-40E1-B348-1680844880AE}" type="presParOf" srcId="{A6BE908D-E1A8-421D-817A-D9AFB5791713}" destId="{C86723AA-8772-4A08-B5C7-B0D4114C722E}" srcOrd="1" destOrd="0" presId="urn:microsoft.com/office/officeart/2008/layout/HorizontalMultiLevelHierarchy"/>
    <dgm:cxn modelId="{4080AAA6-059B-40DA-9887-AC973A13519A}" type="presParOf" srcId="{8E519804-F46D-4DA6-ADE4-06010254CEA7}" destId="{0C3EABC0-1ECC-4ACC-B0FE-5B82C1F33158}" srcOrd="4" destOrd="0" presId="urn:microsoft.com/office/officeart/2008/layout/HorizontalMultiLevelHierarchy"/>
    <dgm:cxn modelId="{48C386AC-90DD-48A2-8CCD-37B4D004D211}" type="presParOf" srcId="{0C3EABC0-1ECC-4ACC-B0FE-5B82C1F33158}" destId="{E6218D96-9AF2-41EA-BCF2-87DFB70C62E4}" srcOrd="0" destOrd="0" presId="urn:microsoft.com/office/officeart/2008/layout/HorizontalMultiLevelHierarchy"/>
    <dgm:cxn modelId="{94396F0B-AA12-4B3C-A8BA-6C5FC4743413}" type="presParOf" srcId="{8E519804-F46D-4DA6-ADE4-06010254CEA7}" destId="{E3B87A6F-7953-4721-B745-2974E0AE6C87}" srcOrd="5" destOrd="0" presId="urn:microsoft.com/office/officeart/2008/layout/HorizontalMultiLevelHierarchy"/>
    <dgm:cxn modelId="{242176AE-E9D3-4869-A755-2A31EB95A296}" type="presParOf" srcId="{E3B87A6F-7953-4721-B745-2974E0AE6C87}" destId="{19A180DE-A86E-4C94-A4A9-D2537C388B79}" srcOrd="0" destOrd="0" presId="urn:microsoft.com/office/officeart/2008/layout/HorizontalMultiLevelHierarchy"/>
    <dgm:cxn modelId="{104F9229-BE87-4BAE-99B2-8C375DF6D632}" type="presParOf" srcId="{E3B87A6F-7953-4721-B745-2974E0AE6C87}" destId="{5A53BC6F-C500-4063-B31E-EF9E6B3903C3}" srcOrd="1" destOrd="0" presId="urn:microsoft.com/office/officeart/2008/layout/HorizontalMultiLevelHierarchy"/>
    <dgm:cxn modelId="{33FC985A-08DA-4608-A859-45B528E068AB}" type="presParOf" srcId="{5A53BC6F-C500-4063-B31E-EF9E6B3903C3}" destId="{7CAF040F-EC45-4DA4-B168-988C4E07EEBE}" srcOrd="0" destOrd="0" presId="urn:microsoft.com/office/officeart/2008/layout/HorizontalMultiLevelHierarchy"/>
    <dgm:cxn modelId="{B2DD5600-249C-47C7-AD29-EEAC89BE1C11}" type="presParOf" srcId="{7CAF040F-EC45-4DA4-B168-988C4E07EEBE}" destId="{2F7834E8-FB40-4671-8B14-C47EB6AE83A4}" srcOrd="0" destOrd="0" presId="urn:microsoft.com/office/officeart/2008/layout/HorizontalMultiLevelHierarchy"/>
    <dgm:cxn modelId="{A911EF81-44F7-4F1D-B01A-615A977A506E}" type="presParOf" srcId="{5A53BC6F-C500-4063-B31E-EF9E6B3903C3}" destId="{6D54DB34-8184-4BA8-A057-F3121AFADC03}" srcOrd="1" destOrd="0" presId="urn:microsoft.com/office/officeart/2008/layout/HorizontalMultiLevelHierarchy"/>
    <dgm:cxn modelId="{06481D0B-9DFD-4340-A092-B320902464A0}" type="presParOf" srcId="{6D54DB34-8184-4BA8-A057-F3121AFADC03}" destId="{1DECD3F2-4286-4A21-8B3F-046D3576BDC7}" srcOrd="0" destOrd="0" presId="urn:microsoft.com/office/officeart/2008/layout/HorizontalMultiLevelHierarchy"/>
    <dgm:cxn modelId="{45652C06-01E8-45D1-A775-70A7DE3A61FD}" type="presParOf" srcId="{6D54DB34-8184-4BA8-A057-F3121AFADC03}" destId="{DABA6EC5-0F42-4F89-955D-A7E962BFD5BD}" srcOrd="1" destOrd="0" presId="urn:microsoft.com/office/officeart/2008/layout/HorizontalMultiLevelHierarchy"/>
    <dgm:cxn modelId="{0EA21505-A660-4D80-B4A6-4990A5E24C6F}" type="presParOf" srcId="{5A53BC6F-C500-4063-B31E-EF9E6B3903C3}" destId="{4C81BA25-C441-42F3-8C0F-D66D9083F352}" srcOrd="2" destOrd="0" presId="urn:microsoft.com/office/officeart/2008/layout/HorizontalMultiLevelHierarchy"/>
    <dgm:cxn modelId="{BE935AA5-7434-4188-AF92-146726643E78}" type="presParOf" srcId="{4C81BA25-C441-42F3-8C0F-D66D9083F352}" destId="{BC228872-11B2-4E2B-B69D-D1DCD5719A6C}" srcOrd="0" destOrd="0" presId="urn:microsoft.com/office/officeart/2008/layout/HorizontalMultiLevelHierarchy"/>
    <dgm:cxn modelId="{5EBC25EC-6F5A-4C1B-BAE4-BE17B141FD81}" type="presParOf" srcId="{5A53BC6F-C500-4063-B31E-EF9E6B3903C3}" destId="{F9508335-71E6-4EA5-8070-FEB83019AC43}" srcOrd="3" destOrd="0" presId="urn:microsoft.com/office/officeart/2008/layout/HorizontalMultiLevelHierarchy"/>
    <dgm:cxn modelId="{7D9EAEAA-30F0-46A4-B8C5-AD9219585052}" type="presParOf" srcId="{F9508335-71E6-4EA5-8070-FEB83019AC43}" destId="{6BF6B799-A7A6-447A-947F-13A12844C234}" srcOrd="0" destOrd="0" presId="urn:microsoft.com/office/officeart/2008/layout/HorizontalMultiLevelHierarchy"/>
    <dgm:cxn modelId="{82C86177-505C-496D-847A-F9EE0E4D04C0}" type="presParOf" srcId="{F9508335-71E6-4EA5-8070-FEB83019AC43}" destId="{B628658F-5005-471E-B4F8-27CB03D4EB21}" srcOrd="1" destOrd="0" presId="urn:microsoft.com/office/officeart/2008/layout/HorizontalMultiLevelHierarchy"/>
    <dgm:cxn modelId="{6211ECF8-AF64-4A0B-A151-EE70F12E3DEE}" type="presParOf" srcId="{8E519804-F46D-4DA6-ADE4-06010254CEA7}" destId="{7B991DC5-3322-4BAE-9301-908C15EBFE19}" srcOrd="6" destOrd="0" presId="urn:microsoft.com/office/officeart/2008/layout/HorizontalMultiLevelHierarchy"/>
    <dgm:cxn modelId="{265B0200-9A82-41FC-B282-4C4FD1817CCB}" type="presParOf" srcId="{7B991DC5-3322-4BAE-9301-908C15EBFE19}" destId="{1D8E1481-9579-43FC-BE4F-C0FAF0C0F354}" srcOrd="0" destOrd="0" presId="urn:microsoft.com/office/officeart/2008/layout/HorizontalMultiLevelHierarchy"/>
    <dgm:cxn modelId="{FA8BABAB-14CD-4589-BDA0-8F7BEDB304CE}" type="presParOf" srcId="{8E519804-F46D-4DA6-ADE4-06010254CEA7}" destId="{3BA511BC-55A9-4395-AB7E-804A4D0DF5BE}" srcOrd="7" destOrd="0" presId="urn:microsoft.com/office/officeart/2008/layout/HorizontalMultiLevelHierarchy"/>
    <dgm:cxn modelId="{32FB213C-6413-4220-A1B5-6267A69839B6}" type="presParOf" srcId="{3BA511BC-55A9-4395-AB7E-804A4D0DF5BE}" destId="{0B730C6C-6D5D-4D2B-BDE9-960094C8205F}" srcOrd="0" destOrd="0" presId="urn:microsoft.com/office/officeart/2008/layout/HorizontalMultiLevelHierarchy"/>
    <dgm:cxn modelId="{BEF2074E-C5EE-46F3-A56E-FBE2A686E4B8}" type="presParOf" srcId="{3BA511BC-55A9-4395-AB7E-804A4D0DF5BE}" destId="{DF013994-446F-4B6D-83CF-E8CE4EFE7D3C}" srcOrd="1" destOrd="0" presId="urn:microsoft.com/office/officeart/2008/layout/HorizontalMultiLevelHierarchy"/>
    <dgm:cxn modelId="{0ABD1446-7C00-4745-901F-C734E7F39254}" type="presParOf" srcId="{DF013994-446F-4B6D-83CF-E8CE4EFE7D3C}" destId="{64965821-1802-4C4E-B39B-3998833ECFCF}" srcOrd="0" destOrd="0" presId="urn:microsoft.com/office/officeart/2008/layout/HorizontalMultiLevelHierarchy"/>
    <dgm:cxn modelId="{F8C94FB3-3604-4E43-8A1A-4AC7F2EB92FF}" type="presParOf" srcId="{64965821-1802-4C4E-B39B-3998833ECFCF}" destId="{AB9198B4-DAD2-4968-AA7A-A3A1B711DB39}" srcOrd="0" destOrd="0" presId="urn:microsoft.com/office/officeart/2008/layout/HorizontalMultiLevelHierarchy"/>
    <dgm:cxn modelId="{ED61CCC3-CF9C-47EB-9D57-D160DC35F87F}" type="presParOf" srcId="{DF013994-446F-4B6D-83CF-E8CE4EFE7D3C}" destId="{57CD55E2-A998-47BF-8833-0AB15197AC01}" srcOrd="1" destOrd="0" presId="urn:microsoft.com/office/officeart/2008/layout/HorizontalMultiLevelHierarchy"/>
    <dgm:cxn modelId="{038E0E8E-1026-4901-95D7-815A877C9244}" type="presParOf" srcId="{57CD55E2-A998-47BF-8833-0AB15197AC01}" destId="{2153915A-D04C-4A9B-B023-F2F9AB770E3E}" srcOrd="0" destOrd="0" presId="urn:microsoft.com/office/officeart/2008/layout/HorizontalMultiLevelHierarchy"/>
    <dgm:cxn modelId="{10EB0D88-C6BC-497B-B354-DC32C5834532}" type="presParOf" srcId="{57CD55E2-A998-47BF-8833-0AB15197AC01}" destId="{FD5F80B4-AA98-4D99-B248-F36B93B3F4F6}" srcOrd="1" destOrd="0" presId="urn:microsoft.com/office/officeart/2008/layout/HorizontalMultiLevelHierarchy"/>
    <dgm:cxn modelId="{6BA6BAF7-DA57-4B98-983A-76D2898969E6}" type="presParOf" srcId="{DF013994-446F-4B6D-83CF-E8CE4EFE7D3C}" destId="{552FFA11-5FCE-4DFC-ADE4-5F153CAB77A9}" srcOrd="2" destOrd="0" presId="urn:microsoft.com/office/officeart/2008/layout/HorizontalMultiLevelHierarchy"/>
    <dgm:cxn modelId="{ED2F2763-7C80-4775-A90F-E74B16A524BC}" type="presParOf" srcId="{552FFA11-5FCE-4DFC-ADE4-5F153CAB77A9}" destId="{E6CBEF23-38B6-43FA-9F7A-9FA2E7C07CC0}" srcOrd="0" destOrd="0" presId="urn:microsoft.com/office/officeart/2008/layout/HorizontalMultiLevelHierarchy"/>
    <dgm:cxn modelId="{D5E32A0C-E2F7-438B-BAD5-A1A59A47DD98}" type="presParOf" srcId="{DF013994-446F-4B6D-83CF-E8CE4EFE7D3C}" destId="{F1C2EF97-C15B-4615-9293-2CD8AE725E48}" srcOrd="3" destOrd="0" presId="urn:microsoft.com/office/officeart/2008/layout/HorizontalMultiLevelHierarchy"/>
    <dgm:cxn modelId="{8AFB9011-AB6E-4607-8A1C-CFFE7F1B4843}" type="presParOf" srcId="{F1C2EF97-C15B-4615-9293-2CD8AE725E48}" destId="{1FFDD167-E297-4BC3-95DA-005ACB439393}" srcOrd="0" destOrd="0" presId="urn:microsoft.com/office/officeart/2008/layout/HorizontalMultiLevelHierarchy"/>
    <dgm:cxn modelId="{21E37241-3AC3-4164-9D16-64DAB71DD5BE}" type="presParOf" srcId="{F1C2EF97-C15B-4615-9293-2CD8AE725E48}" destId="{D3CCA71B-6B48-4EC8-BF4B-1E1AD88A3B0D}" srcOrd="1" destOrd="0" presId="urn:microsoft.com/office/officeart/2008/layout/HorizontalMultiLevelHierarchy"/>
    <dgm:cxn modelId="{A144C3EE-7658-401B-9398-DD29AD1225DC}" type="presParOf" srcId="{DF013994-446F-4B6D-83CF-E8CE4EFE7D3C}" destId="{D338396C-EDEF-4B9A-879E-077A3FB75BA2}" srcOrd="4" destOrd="0" presId="urn:microsoft.com/office/officeart/2008/layout/HorizontalMultiLevelHierarchy"/>
    <dgm:cxn modelId="{0B6EA699-7544-4CAB-8D92-67AA59B9057D}" type="presParOf" srcId="{D338396C-EDEF-4B9A-879E-077A3FB75BA2}" destId="{5B197F2C-60C8-4C12-8E9D-B0B25CE84EE8}" srcOrd="0" destOrd="0" presId="urn:microsoft.com/office/officeart/2008/layout/HorizontalMultiLevelHierarchy"/>
    <dgm:cxn modelId="{BB59888A-1DD5-4F30-9657-F6361799A3C2}" type="presParOf" srcId="{DF013994-446F-4B6D-83CF-E8CE4EFE7D3C}" destId="{20B3FCEF-7149-4E66-B707-FDB109860B45}" srcOrd="5" destOrd="0" presId="urn:microsoft.com/office/officeart/2008/layout/HorizontalMultiLevelHierarchy"/>
    <dgm:cxn modelId="{FE57550C-9C64-4E8F-860C-F3C6FB319642}" type="presParOf" srcId="{20B3FCEF-7149-4E66-B707-FDB109860B45}" destId="{BD4F1DFB-FECE-402E-B90F-0D3BE2F6B4F3}" srcOrd="0" destOrd="0" presId="urn:microsoft.com/office/officeart/2008/layout/HorizontalMultiLevelHierarchy"/>
    <dgm:cxn modelId="{6670EB92-2B12-4A8C-A135-75B69C1B4DAE}" type="presParOf" srcId="{20B3FCEF-7149-4E66-B707-FDB109860B45}" destId="{9FDE5032-D93C-4CC8-894F-6DB7CF26563A}" srcOrd="1" destOrd="0" presId="urn:microsoft.com/office/officeart/2008/layout/HorizontalMultiLevelHierarchy"/>
    <dgm:cxn modelId="{4F480B48-43C2-4493-A5D8-AEC3CCC4F4AC}" type="presParOf" srcId="{8E519804-F46D-4DA6-ADE4-06010254CEA7}" destId="{A7352D5D-B837-4C50-801D-423B82D9A99E}" srcOrd="8" destOrd="0" presId="urn:microsoft.com/office/officeart/2008/layout/HorizontalMultiLevelHierarchy"/>
    <dgm:cxn modelId="{5EED1FF4-FBB5-4527-B974-53E117BE0539}" type="presParOf" srcId="{A7352D5D-B837-4C50-801D-423B82D9A99E}" destId="{97439F7E-907A-479B-8E6A-2BD47FBE4C9B}" srcOrd="0" destOrd="0" presId="urn:microsoft.com/office/officeart/2008/layout/HorizontalMultiLevelHierarchy"/>
    <dgm:cxn modelId="{A345394E-FCD1-40FE-A015-3CEF158424A6}" type="presParOf" srcId="{8E519804-F46D-4DA6-ADE4-06010254CEA7}" destId="{30EA09C6-9069-4EB5-AA35-B78018569DFA}" srcOrd="9" destOrd="0" presId="urn:microsoft.com/office/officeart/2008/layout/HorizontalMultiLevelHierarchy"/>
    <dgm:cxn modelId="{D4C0A706-F957-4C11-9D53-C510A46BB708}" type="presParOf" srcId="{30EA09C6-9069-4EB5-AA35-B78018569DFA}" destId="{2C5A9BDA-4BD7-4561-9B39-F2CE116150F0}" srcOrd="0" destOrd="0" presId="urn:microsoft.com/office/officeart/2008/layout/HorizontalMultiLevelHierarchy"/>
    <dgm:cxn modelId="{E39879B5-8D53-45D4-B6D5-7E9BD5ADC54A}" type="presParOf" srcId="{30EA09C6-9069-4EB5-AA35-B78018569DFA}" destId="{83B30FBE-FEE5-4570-99DA-033B9CCB97B8}" srcOrd="1" destOrd="0" presId="urn:microsoft.com/office/officeart/2008/layout/HorizontalMultiLevelHierarchy"/>
    <dgm:cxn modelId="{DA714F60-C60A-4FBC-B4F0-4533511ACA28}" type="presParOf" srcId="{83B30FBE-FEE5-4570-99DA-033B9CCB97B8}" destId="{5F6D8EAF-7C98-4707-BDC3-0E08C0262CEB}" srcOrd="0" destOrd="0" presId="urn:microsoft.com/office/officeart/2008/layout/HorizontalMultiLevelHierarchy"/>
    <dgm:cxn modelId="{223DFF5D-ED2C-410E-B0F3-95278C089A82}" type="presParOf" srcId="{5F6D8EAF-7C98-4707-BDC3-0E08C0262CEB}" destId="{2023C5B7-85FC-42C6-92A7-6C7AE90541AA}" srcOrd="0" destOrd="0" presId="urn:microsoft.com/office/officeart/2008/layout/HorizontalMultiLevelHierarchy"/>
    <dgm:cxn modelId="{EE7465DD-3C67-4F63-AAF4-0493E97855DA}" type="presParOf" srcId="{83B30FBE-FEE5-4570-99DA-033B9CCB97B8}" destId="{D00CD172-E3FE-4E33-BBAF-089B420D2D16}" srcOrd="1" destOrd="0" presId="urn:microsoft.com/office/officeart/2008/layout/HorizontalMultiLevelHierarchy"/>
    <dgm:cxn modelId="{CD5257AA-D1F4-4662-BF9C-F9CF9E7CD09A}" type="presParOf" srcId="{D00CD172-E3FE-4E33-BBAF-089B420D2D16}" destId="{A3AC1462-F7CD-43BF-AE3C-B10F289C2D25}" srcOrd="0" destOrd="0" presId="urn:microsoft.com/office/officeart/2008/layout/HorizontalMultiLevelHierarchy"/>
    <dgm:cxn modelId="{B70C85B9-4626-420D-90B6-A974990C1781}" type="presParOf" srcId="{D00CD172-E3FE-4E33-BBAF-089B420D2D16}" destId="{1359A6C8-D783-4A5B-9AB8-6F822F600D82}" srcOrd="1" destOrd="0" presId="urn:microsoft.com/office/officeart/2008/layout/HorizontalMultiLevelHierarchy"/>
    <dgm:cxn modelId="{97240B10-6481-4BF1-BEF5-B4B08BFE2D24}" type="presParOf" srcId="{83B30FBE-FEE5-4570-99DA-033B9CCB97B8}" destId="{5F7AC51E-AE67-4B40-8DD4-D51B83288D28}" srcOrd="2" destOrd="0" presId="urn:microsoft.com/office/officeart/2008/layout/HorizontalMultiLevelHierarchy"/>
    <dgm:cxn modelId="{6E4533F7-7660-40B7-86F5-7D0A379F5D32}" type="presParOf" srcId="{5F7AC51E-AE67-4B40-8DD4-D51B83288D28}" destId="{0A332A5A-28CB-4515-9242-2F32B32907DC}" srcOrd="0" destOrd="0" presId="urn:microsoft.com/office/officeart/2008/layout/HorizontalMultiLevelHierarchy"/>
    <dgm:cxn modelId="{82EF886B-620D-4EEB-AFC3-6F7144544E04}" type="presParOf" srcId="{83B30FBE-FEE5-4570-99DA-033B9CCB97B8}" destId="{C2B4838C-0EC7-42E7-B90F-74AE874D8212}" srcOrd="3" destOrd="0" presId="urn:microsoft.com/office/officeart/2008/layout/HorizontalMultiLevelHierarchy"/>
    <dgm:cxn modelId="{06A5F1A5-EB68-40D7-A965-4810B95650FD}" type="presParOf" srcId="{C2B4838C-0EC7-42E7-B90F-74AE874D8212}" destId="{1C6299BA-FA24-4544-B34A-F74A235BD18E}" srcOrd="0" destOrd="0" presId="urn:microsoft.com/office/officeart/2008/layout/HorizontalMultiLevelHierarchy"/>
    <dgm:cxn modelId="{E6CEB82C-09D0-450C-8B78-A6A14C0FABB2}" type="presParOf" srcId="{C2B4838C-0EC7-42E7-B90F-74AE874D8212}" destId="{DE16BFCA-2F87-4B91-AFF9-1D6BE25A21FD}" srcOrd="1" destOrd="0" presId="urn:microsoft.com/office/officeart/2008/layout/HorizontalMultiLevelHierarchy"/>
    <dgm:cxn modelId="{0D818A81-560E-4908-AA8A-DF3BF89DB729}" type="presParOf" srcId="{8E519804-F46D-4DA6-ADE4-06010254CEA7}" destId="{72799714-3427-4B39-A863-D71964131C43}" srcOrd="10" destOrd="0" presId="urn:microsoft.com/office/officeart/2008/layout/HorizontalMultiLevelHierarchy"/>
    <dgm:cxn modelId="{4CAE3592-DD36-4014-9ECA-CBB0AA31DF16}" type="presParOf" srcId="{72799714-3427-4B39-A863-D71964131C43}" destId="{749C0CCF-F97D-451B-9919-EE0A40ACF29D}" srcOrd="0" destOrd="0" presId="urn:microsoft.com/office/officeart/2008/layout/HorizontalMultiLevelHierarchy"/>
    <dgm:cxn modelId="{0140F1D4-F42E-4638-BEA9-B09E3B571C0D}" type="presParOf" srcId="{8E519804-F46D-4DA6-ADE4-06010254CEA7}" destId="{D43655E1-5FD1-4DA0-9580-5343746E01EE}" srcOrd="11" destOrd="0" presId="urn:microsoft.com/office/officeart/2008/layout/HorizontalMultiLevelHierarchy"/>
    <dgm:cxn modelId="{69075D68-517B-4127-B974-25E9E1B85FC7}" type="presParOf" srcId="{D43655E1-5FD1-4DA0-9580-5343746E01EE}" destId="{56C904EE-4C27-4000-A3E4-8BB64DA45ED9}" srcOrd="0" destOrd="0" presId="urn:microsoft.com/office/officeart/2008/layout/HorizontalMultiLevelHierarchy"/>
    <dgm:cxn modelId="{2D3ABC39-57C3-4014-9640-0E3690F2FFDB}" type="presParOf" srcId="{D43655E1-5FD1-4DA0-9580-5343746E01EE}" destId="{1CC6569E-A854-4C35-ADB6-819E7821D2D2}" srcOrd="1" destOrd="0" presId="urn:microsoft.com/office/officeart/2008/layout/HorizontalMultiLevelHierarchy"/>
    <dgm:cxn modelId="{24B04393-9F4F-4A78-B8BA-B1CEC5F79D9D}" type="presParOf" srcId="{1CC6569E-A854-4C35-ADB6-819E7821D2D2}" destId="{D909F7F5-D000-4046-B8B4-09C1403EE1AC}" srcOrd="0" destOrd="0" presId="urn:microsoft.com/office/officeart/2008/layout/HorizontalMultiLevelHierarchy"/>
    <dgm:cxn modelId="{6EB43DAB-9D4C-4AF6-BA57-058A3AC48168}" type="presParOf" srcId="{D909F7F5-D000-4046-B8B4-09C1403EE1AC}" destId="{CFBC1CFE-7CB3-4A9C-A2D1-17F0401D2CF4}" srcOrd="0" destOrd="0" presId="urn:microsoft.com/office/officeart/2008/layout/HorizontalMultiLevelHierarchy"/>
    <dgm:cxn modelId="{1FEF78DE-4697-4516-9E81-178C97E313ED}" type="presParOf" srcId="{1CC6569E-A854-4C35-ADB6-819E7821D2D2}" destId="{E056B6D2-F052-495E-8A38-AF283BDAEBEF}" srcOrd="1" destOrd="0" presId="urn:microsoft.com/office/officeart/2008/layout/HorizontalMultiLevelHierarchy"/>
    <dgm:cxn modelId="{CADC6B6E-D5A5-483C-959A-AE09AE9AAD69}" type="presParOf" srcId="{E056B6D2-F052-495E-8A38-AF283BDAEBEF}" destId="{39980FA9-A97A-4009-B8ED-EC20E218B346}" srcOrd="0" destOrd="0" presId="urn:microsoft.com/office/officeart/2008/layout/HorizontalMultiLevelHierarchy"/>
    <dgm:cxn modelId="{5C3C370A-938C-4907-BDF8-6AF3CDBDAB03}" type="presParOf" srcId="{E056B6D2-F052-495E-8A38-AF283BDAEBEF}" destId="{47574F9B-5A36-4195-BCC4-DD20EDE90A91}" srcOrd="1" destOrd="0" presId="urn:microsoft.com/office/officeart/2008/layout/HorizontalMultiLevelHierarchy"/>
    <dgm:cxn modelId="{1C33E6E1-76D6-49D5-ACD0-7E61D25845B8}" type="presParOf" srcId="{1CC6569E-A854-4C35-ADB6-819E7821D2D2}" destId="{B258BF9C-E14D-42C8-833F-2E516412E8CD}" srcOrd="2" destOrd="0" presId="urn:microsoft.com/office/officeart/2008/layout/HorizontalMultiLevelHierarchy"/>
    <dgm:cxn modelId="{CFE020E3-859F-4432-894A-7CE1481A1136}" type="presParOf" srcId="{B258BF9C-E14D-42C8-833F-2E516412E8CD}" destId="{0321A6C8-09CE-4A9D-B5CC-E4794C681FAB}" srcOrd="0" destOrd="0" presId="urn:microsoft.com/office/officeart/2008/layout/HorizontalMultiLevelHierarchy"/>
    <dgm:cxn modelId="{FD462EA3-4A3A-4D76-8C6D-5E9C1BC21066}" type="presParOf" srcId="{1CC6569E-A854-4C35-ADB6-819E7821D2D2}" destId="{75057009-D00F-4BDA-8F7F-C3A505EF9F79}" srcOrd="3" destOrd="0" presId="urn:microsoft.com/office/officeart/2008/layout/HorizontalMultiLevelHierarchy"/>
    <dgm:cxn modelId="{37831E87-D527-4BA6-A36D-1E376981F9C5}" type="presParOf" srcId="{75057009-D00F-4BDA-8F7F-C3A505EF9F79}" destId="{8F70C32D-3A8F-46C5-8159-96E9EF45C1E5}" srcOrd="0" destOrd="0" presId="urn:microsoft.com/office/officeart/2008/layout/HorizontalMultiLevelHierarchy"/>
    <dgm:cxn modelId="{6DED182A-F382-49E7-A763-ED40F532CC19}" type="presParOf" srcId="{75057009-D00F-4BDA-8F7F-C3A505EF9F79}" destId="{6FAB4862-B3F7-402D-877E-EA0C719AD0FD}" srcOrd="1" destOrd="0" presId="urn:microsoft.com/office/officeart/2008/layout/HorizontalMultiLevelHierarchy"/>
    <dgm:cxn modelId="{2AD33422-5AB8-4DD0-8EA1-B52A682520DA}" type="presParOf" srcId="{8E519804-F46D-4DA6-ADE4-06010254CEA7}" destId="{E6FA6E9B-B73A-4E9F-A281-14327FB4BE89}" srcOrd="12" destOrd="0" presId="urn:microsoft.com/office/officeart/2008/layout/HorizontalMultiLevelHierarchy"/>
    <dgm:cxn modelId="{FB2F344C-3355-476A-AE17-FF2EF13569E5}" type="presParOf" srcId="{E6FA6E9B-B73A-4E9F-A281-14327FB4BE89}" destId="{4CDF2FF7-6160-4024-B09A-F1339AF08558}" srcOrd="0" destOrd="0" presId="urn:microsoft.com/office/officeart/2008/layout/HorizontalMultiLevelHierarchy"/>
    <dgm:cxn modelId="{E9751C03-F377-408F-BAFC-A1F996358BC9}" type="presParOf" srcId="{8E519804-F46D-4DA6-ADE4-06010254CEA7}" destId="{26F04700-7BEE-41C3-8A00-3553526243EF}" srcOrd="13" destOrd="0" presId="urn:microsoft.com/office/officeart/2008/layout/HorizontalMultiLevelHierarchy"/>
    <dgm:cxn modelId="{536DC4BA-F748-45D5-9DBC-D1815F5A9A8B}" type="presParOf" srcId="{26F04700-7BEE-41C3-8A00-3553526243EF}" destId="{369E9B5A-4720-4991-83D4-8C593A96B023}" srcOrd="0" destOrd="0" presId="urn:microsoft.com/office/officeart/2008/layout/HorizontalMultiLevelHierarchy"/>
    <dgm:cxn modelId="{DE4FF607-AFDB-4F6B-AF8F-4643C09D64BD}" type="presParOf" srcId="{26F04700-7BEE-41C3-8A00-3553526243EF}" destId="{8B16C3F8-8C79-49BC-B146-6CFCBC0AC591}" srcOrd="1" destOrd="0" presId="urn:microsoft.com/office/officeart/2008/layout/HorizontalMultiLevelHierarchy"/>
    <dgm:cxn modelId="{79831E43-7702-42E7-8B36-FEF335DE6BA8}" type="presParOf" srcId="{8B16C3F8-8C79-49BC-B146-6CFCBC0AC591}" destId="{6227E1DD-9A05-47E5-99B6-4451B782ABC6}" srcOrd="0" destOrd="0" presId="urn:microsoft.com/office/officeart/2008/layout/HorizontalMultiLevelHierarchy"/>
    <dgm:cxn modelId="{A3D2DB9C-25D8-4BD6-88AF-4806FEE12361}" type="presParOf" srcId="{6227E1DD-9A05-47E5-99B6-4451B782ABC6}" destId="{7A7F430F-F138-4016-ADDC-21D3965A4604}" srcOrd="0" destOrd="0" presId="urn:microsoft.com/office/officeart/2008/layout/HorizontalMultiLevelHierarchy"/>
    <dgm:cxn modelId="{519D95F4-F78E-4501-ADBB-E3FA97D18522}" type="presParOf" srcId="{8B16C3F8-8C79-49BC-B146-6CFCBC0AC591}" destId="{BACE7946-AE74-4FC2-B335-A5DE3BA4319D}" srcOrd="1" destOrd="0" presId="urn:microsoft.com/office/officeart/2008/layout/HorizontalMultiLevelHierarchy"/>
    <dgm:cxn modelId="{97199DA0-7378-44A6-A99D-DB59C119D399}" type="presParOf" srcId="{BACE7946-AE74-4FC2-B335-A5DE3BA4319D}" destId="{87CB1456-DD2D-40CF-A660-DCCBF52A048F}" srcOrd="0" destOrd="0" presId="urn:microsoft.com/office/officeart/2008/layout/HorizontalMultiLevelHierarchy"/>
    <dgm:cxn modelId="{E4C85C2F-7D4C-42D7-9678-7A2B2B565C3F}" type="presParOf" srcId="{BACE7946-AE74-4FC2-B335-A5DE3BA4319D}" destId="{E53130E8-37E6-4832-8F2D-3EA607417108}" srcOrd="1" destOrd="0" presId="urn:microsoft.com/office/officeart/2008/layout/HorizontalMultiLevelHierarchy"/>
    <dgm:cxn modelId="{B1145C46-5D97-42AE-AAA6-C93F8052A8BC}" type="presParOf" srcId="{8E519804-F46D-4DA6-ADE4-06010254CEA7}" destId="{4CABDD15-9A9F-4441-9911-4A6B3B9D834D}" srcOrd="14" destOrd="0" presId="urn:microsoft.com/office/officeart/2008/layout/HorizontalMultiLevelHierarchy"/>
    <dgm:cxn modelId="{E1ABF683-5345-4E66-815F-0D66A58EBB95}" type="presParOf" srcId="{4CABDD15-9A9F-4441-9911-4A6B3B9D834D}" destId="{EE1B9900-DB04-4ED6-A470-E48FF53F9EB6}" srcOrd="0" destOrd="0" presId="urn:microsoft.com/office/officeart/2008/layout/HorizontalMultiLevelHierarchy"/>
    <dgm:cxn modelId="{D5014D74-D08E-4CE7-9736-3B778EBAD593}" type="presParOf" srcId="{8E519804-F46D-4DA6-ADE4-06010254CEA7}" destId="{5F6BC4AE-D373-44BA-8C5D-C782C2D28760}" srcOrd="15" destOrd="0" presId="urn:microsoft.com/office/officeart/2008/layout/HorizontalMultiLevelHierarchy"/>
    <dgm:cxn modelId="{225B3AF7-9FDE-418F-B7DA-E49A5F75D4E1}" type="presParOf" srcId="{5F6BC4AE-D373-44BA-8C5D-C782C2D28760}" destId="{16947206-4E88-4CC8-993C-5315902A2D72}" srcOrd="0" destOrd="0" presId="urn:microsoft.com/office/officeart/2008/layout/HorizontalMultiLevelHierarchy"/>
    <dgm:cxn modelId="{F7645229-84BA-45CE-9263-6D7FF8A5C241}" type="presParOf" srcId="{5F6BC4AE-D373-44BA-8C5D-C782C2D28760}" destId="{CBA1A2EF-8EE3-4ABE-8F79-81DB547565F6}" srcOrd="1" destOrd="0" presId="urn:microsoft.com/office/officeart/2008/layout/HorizontalMultiLevelHierarchy"/>
    <dgm:cxn modelId="{F71CFC81-B80B-4590-82CC-72815974474F}" type="presParOf" srcId="{CBA1A2EF-8EE3-4ABE-8F79-81DB547565F6}" destId="{5653F531-A639-4433-9BEB-D5F89EB528C7}" srcOrd="0" destOrd="0" presId="urn:microsoft.com/office/officeart/2008/layout/HorizontalMultiLevelHierarchy"/>
    <dgm:cxn modelId="{4FF65BC2-AC08-4A2B-907F-309917ACFFEE}" type="presParOf" srcId="{5653F531-A639-4433-9BEB-D5F89EB528C7}" destId="{AF74B41E-8AA3-42F7-802C-7395A85831B4}" srcOrd="0" destOrd="0" presId="urn:microsoft.com/office/officeart/2008/layout/HorizontalMultiLevelHierarchy"/>
    <dgm:cxn modelId="{F1D88CA8-7D3A-434B-A69C-FFAC615E4D40}" type="presParOf" srcId="{CBA1A2EF-8EE3-4ABE-8F79-81DB547565F6}" destId="{7687C3A1-E1C1-42E7-8239-A49E758E309E}" srcOrd="1" destOrd="0" presId="urn:microsoft.com/office/officeart/2008/layout/HorizontalMultiLevelHierarchy"/>
    <dgm:cxn modelId="{47B92462-3DB0-4D10-A68E-11E36F6410C1}" type="presParOf" srcId="{7687C3A1-E1C1-42E7-8239-A49E758E309E}" destId="{AF0CB62F-98CE-4F53-988C-9B0D76C24761}" srcOrd="0" destOrd="0" presId="urn:microsoft.com/office/officeart/2008/layout/HorizontalMultiLevelHierarchy"/>
    <dgm:cxn modelId="{EA9DBB8E-080F-4F8B-8048-38331405C2BD}" type="presParOf" srcId="{7687C3A1-E1C1-42E7-8239-A49E758E309E}" destId="{360CB530-E8F9-4B7F-8159-2AE39434B4C4}" srcOrd="1" destOrd="0" presId="urn:microsoft.com/office/officeart/2008/layout/HorizontalMultiLevelHierarchy"/>
  </dgm:cxnLst>
  <dgm:bg>
    <a:solidFill>
      <a:schemeClr val="bg1">
        <a:alpha val="0"/>
      </a:schemeClr>
    </a:solidFill>
    <a:effect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D54BF4-4392-469E-A45A-83AD2E0F6B6A}">
      <dsp:nvSpPr>
        <dsp:cNvPr id="0" name=""/>
        <dsp:cNvSpPr/>
      </dsp:nvSpPr>
      <dsp:spPr>
        <a:xfrm>
          <a:off x="0" y="0"/>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BCA69037-B7A2-4E93-A46F-D32707C63368}">
      <dsp:nvSpPr>
        <dsp:cNvPr id="0" name=""/>
        <dsp:cNvSpPr/>
      </dsp:nvSpPr>
      <dsp:spPr>
        <a:xfrm>
          <a:off x="0" y="0"/>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Highay Congestion</a:t>
          </a:r>
        </a:p>
      </dsp:txBody>
      <dsp:txXfrm>
        <a:off x="0" y="0"/>
        <a:ext cx="1188720" cy="1078302"/>
      </dsp:txXfrm>
    </dsp:sp>
    <dsp:sp modelId="{C78213A8-D85F-4106-8965-C0A903B49EED}">
      <dsp:nvSpPr>
        <dsp:cNvPr id="0" name=""/>
        <dsp:cNvSpPr/>
      </dsp:nvSpPr>
      <dsp:spPr>
        <a:xfrm>
          <a:off x="1277874" y="1684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Index (TTI)</a:t>
          </a:r>
        </a:p>
      </dsp:txBody>
      <dsp:txXfrm>
        <a:off x="1277874" y="16848"/>
        <a:ext cx="4665726" cy="336969"/>
      </dsp:txXfrm>
    </dsp:sp>
    <dsp:sp modelId="{7BF8C309-A14E-4F16-A994-2E3BD3DE6D5A}">
      <dsp:nvSpPr>
        <dsp:cNvPr id="0" name=""/>
        <dsp:cNvSpPr/>
      </dsp:nvSpPr>
      <dsp:spPr>
        <a:xfrm>
          <a:off x="1188719" y="35381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25264BD3-307D-4282-A496-050A11853AE3}">
      <dsp:nvSpPr>
        <dsp:cNvPr id="0" name=""/>
        <dsp:cNvSpPr/>
      </dsp:nvSpPr>
      <dsp:spPr>
        <a:xfrm>
          <a:off x="1277874" y="370666"/>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Annual Peak Hours of Excessive Delay (PHED)</a:t>
          </a:r>
        </a:p>
      </dsp:txBody>
      <dsp:txXfrm>
        <a:off x="1277874" y="370666"/>
        <a:ext cx="4665726" cy="336969"/>
      </dsp:txXfrm>
    </dsp:sp>
    <dsp:sp modelId="{BD6320DF-AFC0-4131-A723-86BF4ABC421E}">
      <dsp:nvSpPr>
        <dsp:cNvPr id="0" name=""/>
        <dsp:cNvSpPr/>
      </dsp:nvSpPr>
      <dsp:spPr>
        <a:xfrm>
          <a:off x="1188719" y="707635"/>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7E56BAF-860B-40F5-B9B0-9B4F19A0D550}">
      <dsp:nvSpPr>
        <dsp:cNvPr id="0" name=""/>
        <dsp:cNvSpPr/>
      </dsp:nvSpPr>
      <dsp:spPr>
        <a:xfrm>
          <a:off x="1277874" y="724484"/>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Non-Single Occupant Vehicle (SOV) Travel</a:t>
          </a:r>
        </a:p>
      </dsp:txBody>
      <dsp:txXfrm>
        <a:off x="1277874" y="724484"/>
        <a:ext cx="4665726" cy="336969"/>
      </dsp:txXfrm>
    </dsp:sp>
    <dsp:sp modelId="{958BBD65-6083-4D6C-941B-434FAFF73F63}">
      <dsp:nvSpPr>
        <dsp:cNvPr id="0" name=""/>
        <dsp:cNvSpPr/>
      </dsp:nvSpPr>
      <dsp:spPr>
        <a:xfrm>
          <a:off x="1188719" y="1061453"/>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89FAB9D-28F4-49CA-97A2-35AE3D6DCF78}">
      <dsp:nvSpPr>
        <dsp:cNvPr id="0" name=""/>
        <dsp:cNvSpPr/>
      </dsp:nvSpPr>
      <dsp:spPr>
        <a:xfrm>
          <a:off x="0" y="1078302"/>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5192DC3F-6E6D-4E07-A4B5-70D22B794413}">
      <dsp:nvSpPr>
        <dsp:cNvPr id="0" name=""/>
        <dsp:cNvSpPr/>
      </dsp:nvSpPr>
      <dsp:spPr>
        <a:xfrm>
          <a:off x="0" y="1078302"/>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Improve System Reliability</a:t>
          </a:r>
        </a:p>
      </dsp:txBody>
      <dsp:txXfrm>
        <a:off x="0" y="1078302"/>
        <a:ext cx="1188720" cy="1078302"/>
      </dsp:txXfrm>
    </dsp:sp>
    <dsp:sp modelId="{2BD18F22-7255-4C2C-AA1A-B516D7752AE9}">
      <dsp:nvSpPr>
        <dsp:cNvPr id="0" name=""/>
        <dsp:cNvSpPr/>
      </dsp:nvSpPr>
      <dsp:spPr>
        <a:xfrm>
          <a:off x="1277874" y="1090977"/>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Reliability (TTR)</a:t>
          </a:r>
        </a:p>
      </dsp:txBody>
      <dsp:txXfrm>
        <a:off x="1277874" y="1090977"/>
        <a:ext cx="4665726" cy="253516"/>
      </dsp:txXfrm>
    </dsp:sp>
    <dsp:sp modelId="{F1A96D8D-812A-497B-9A93-62AEE1C9F4F0}">
      <dsp:nvSpPr>
        <dsp:cNvPr id="0" name=""/>
        <dsp:cNvSpPr/>
      </dsp:nvSpPr>
      <dsp:spPr>
        <a:xfrm>
          <a:off x="1188719" y="134449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737D98F-D5C9-41E7-84B1-F551BF2DDEB8}">
      <dsp:nvSpPr>
        <dsp:cNvPr id="0" name=""/>
        <dsp:cNvSpPr/>
      </dsp:nvSpPr>
      <dsp:spPr>
        <a:xfrm>
          <a:off x="1277874" y="1357170"/>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Planning Time Index (PTI)</a:t>
          </a:r>
        </a:p>
      </dsp:txBody>
      <dsp:txXfrm>
        <a:off x="1277874" y="1357170"/>
        <a:ext cx="4665726" cy="253516"/>
      </dsp:txXfrm>
    </dsp:sp>
    <dsp:sp modelId="{9C490D4D-B4D4-4042-8502-98DF14BCF30F}">
      <dsp:nvSpPr>
        <dsp:cNvPr id="0" name=""/>
        <dsp:cNvSpPr/>
      </dsp:nvSpPr>
      <dsp:spPr>
        <a:xfrm>
          <a:off x="1188719" y="161068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A3E3AD1C-28BE-4242-BB17-2A7F851D6397}">
      <dsp:nvSpPr>
        <dsp:cNvPr id="0" name=""/>
        <dsp:cNvSpPr/>
      </dsp:nvSpPr>
      <dsp:spPr>
        <a:xfrm>
          <a:off x="1277874" y="1623363"/>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Interstate that are Reliable</a:t>
          </a:r>
        </a:p>
      </dsp:txBody>
      <dsp:txXfrm>
        <a:off x="1277874" y="1623363"/>
        <a:ext cx="4665726" cy="253516"/>
      </dsp:txXfrm>
    </dsp:sp>
    <dsp:sp modelId="{34A184C4-7FA7-4418-84E6-092B46419E8C}">
      <dsp:nvSpPr>
        <dsp:cNvPr id="0" name=""/>
        <dsp:cNvSpPr/>
      </dsp:nvSpPr>
      <dsp:spPr>
        <a:xfrm>
          <a:off x="1188719" y="187687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15B087D2-E816-47FD-9994-4EB40A677F3B}">
      <dsp:nvSpPr>
        <dsp:cNvPr id="0" name=""/>
        <dsp:cNvSpPr/>
      </dsp:nvSpPr>
      <dsp:spPr>
        <a:xfrm>
          <a:off x="1277874" y="1889555"/>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Non-Interstate that are Reliable</a:t>
          </a:r>
        </a:p>
      </dsp:txBody>
      <dsp:txXfrm>
        <a:off x="1277874" y="1889555"/>
        <a:ext cx="4665726" cy="253516"/>
      </dsp:txXfrm>
    </dsp:sp>
    <dsp:sp modelId="{520B6004-68EA-4619-8BFF-3903729B6F86}">
      <dsp:nvSpPr>
        <dsp:cNvPr id="0" name=""/>
        <dsp:cNvSpPr/>
      </dsp:nvSpPr>
      <dsp:spPr>
        <a:xfrm>
          <a:off x="1188719" y="2143072"/>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DC7FFC1-4E82-49D4-A790-1E7EDD2F1535}">
      <dsp:nvSpPr>
        <dsp:cNvPr id="0" name=""/>
        <dsp:cNvSpPr/>
      </dsp:nvSpPr>
      <dsp:spPr>
        <a:xfrm>
          <a:off x="0" y="2156604"/>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6DE5604E-CFEF-46B3-A346-98ECC791420E}">
      <dsp:nvSpPr>
        <dsp:cNvPr id="0" name=""/>
        <dsp:cNvSpPr/>
      </dsp:nvSpPr>
      <dsp:spPr>
        <a:xfrm>
          <a:off x="0" y="2156604"/>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Expand Equitable Access to Transit</a:t>
          </a:r>
        </a:p>
      </dsp:txBody>
      <dsp:txXfrm>
        <a:off x="0" y="2156604"/>
        <a:ext cx="1188720" cy="1078302"/>
      </dsp:txXfrm>
    </dsp:sp>
    <dsp:sp modelId="{200C5896-B8EE-457E-A9EE-0A783C91706E}">
      <dsp:nvSpPr>
        <dsp:cNvPr id="0" name=""/>
        <dsp:cNvSpPr/>
      </dsp:nvSpPr>
      <dsp:spPr>
        <a:xfrm>
          <a:off x="1277874" y="2173452"/>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Average Trip Length by Mode</a:t>
          </a:r>
        </a:p>
      </dsp:txBody>
      <dsp:txXfrm>
        <a:off x="1277874" y="2173452"/>
        <a:ext cx="4665726" cy="336969"/>
      </dsp:txXfrm>
    </dsp:sp>
    <dsp:sp modelId="{3935F303-7CA7-4AE3-BB47-86758448E82D}">
      <dsp:nvSpPr>
        <dsp:cNvPr id="0" name=""/>
        <dsp:cNvSpPr/>
      </dsp:nvSpPr>
      <dsp:spPr>
        <a:xfrm>
          <a:off x="1188719" y="2510421"/>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2DF2E6E-FEB9-42AC-8427-A418F8C36296}">
      <dsp:nvSpPr>
        <dsp:cNvPr id="0" name=""/>
        <dsp:cNvSpPr/>
      </dsp:nvSpPr>
      <dsp:spPr>
        <a:xfrm>
          <a:off x="1277874" y="2527270"/>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EJ Population Within a 1/2-Mile Walk of a Transit Stop</a:t>
          </a:r>
        </a:p>
      </dsp:txBody>
      <dsp:txXfrm>
        <a:off x="1277874" y="2527270"/>
        <a:ext cx="4665726" cy="336969"/>
      </dsp:txXfrm>
    </dsp:sp>
    <dsp:sp modelId="{42679ECC-0415-4915-92FE-28C4472E6949}">
      <dsp:nvSpPr>
        <dsp:cNvPr id="0" name=""/>
        <dsp:cNvSpPr/>
      </dsp:nvSpPr>
      <dsp:spPr>
        <a:xfrm>
          <a:off x="1188719" y="286423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6655098C-3C07-4227-9726-E6E12256F1A0}">
      <dsp:nvSpPr>
        <dsp:cNvPr id="0" name=""/>
        <dsp:cNvSpPr/>
      </dsp:nvSpPr>
      <dsp:spPr>
        <a:xfrm>
          <a:off x="1277874" y="288108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Jobs Accessible Within 30 Minutes by Transit, Walking, or Biking</a:t>
          </a:r>
        </a:p>
      </dsp:txBody>
      <dsp:txXfrm>
        <a:off x="1277874" y="2881088"/>
        <a:ext cx="4665726" cy="336969"/>
      </dsp:txXfrm>
    </dsp:sp>
    <dsp:sp modelId="{496F1BE2-9698-4C96-BD97-12F8DFFA83D2}">
      <dsp:nvSpPr>
        <dsp:cNvPr id="0" name=""/>
        <dsp:cNvSpPr/>
      </dsp:nvSpPr>
      <dsp:spPr>
        <a:xfrm>
          <a:off x="1188719" y="321805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7C56A02-9212-41D3-8792-8A556D915F67}">
      <dsp:nvSpPr>
        <dsp:cNvPr id="0" name=""/>
        <dsp:cNvSpPr/>
      </dsp:nvSpPr>
      <dsp:spPr>
        <a:xfrm>
          <a:off x="0" y="3234906"/>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9543A073-C412-4A5F-B9FF-DB51B3AC1874}">
      <dsp:nvSpPr>
        <dsp:cNvPr id="0" name=""/>
        <dsp:cNvSpPr/>
      </dsp:nvSpPr>
      <dsp:spPr>
        <a:xfrm>
          <a:off x="0" y="3234906"/>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Fatalities and Serious Injuries</a:t>
          </a:r>
        </a:p>
      </dsp:txBody>
      <dsp:txXfrm>
        <a:off x="0" y="3234906"/>
        <a:ext cx="1188720" cy="1078302"/>
      </dsp:txXfrm>
    </dsp:sp>
    <dsp:sp modelId="{78C61286-CA99-468F-B599-9F09F976E308}">
      <dsp:nvSpPr>
        <dsp:cNvPr id="0" name=""/>
        <dsp:cNvSpPr/>
      </dsp:nvSpPr>
      <dsp:spPr>
        <a:xfrm>
          <a:off x="1277874" y="3259968"/>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Fatalities</a:t>
          </a:r>
        </a:p>
      </dsp:txBody>
      <dsp:txXfrm>
        <a:off x="1277874" y="3259968"/>
        <a:ext cx="4665726" cy="501241"/>
      </dsp:txXfrm>
    </dsp:sp>
    <dsp:sp modelId="{DA949E66-1ACD-4342-8452-62F5369AA855}">
      <dsp:nvSpPr>
        <dsp:cNvPr id="0" name=""/>
        <dsp:cNvSpPr/>
      </dsp:nvSpPr>
      <dsp:spPr>
        <a:xfrm>
          <a:off x="1188719" y="3761210"/>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8A48C4F-8154-47DC-A30A-65A57A583FB9}">
      <dsp:nvSpPr>
        <dsp:cNvPr id="0" name=""/>
        <dsp:cNvSpPr/>
      </dsp:nvSpPr>
      <dsp:spPr>
        <a:xfrm>
          <a:off x="1277874" y="3786272"/>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Serious Injuries</a:t>
          </a:r>
        </a:p>
      </dsp:txBody>
      <dsp:txXfrm>
        <a:off x="1277874" y="3786272"/>
        <a:ext cx="4665726" cy="501241"/>
      </dsp:txXfrm>
    </dsp:sp>
    <dsp:sp modelId="{87116476-816D-44E5-83FC-65CB3DB471BB}">
      <dsp:nvSpPr>
        <dsp:cNvPr id="0" name=""/>
        <dsp:cNvSpPr/>
      </dsp:nvSpPr>
      <dsp:spPr>
        <a:xfrm>
          <a:off x="1188719" y="428751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53F531-A639-4433-9BEB-D5F89EB528C7}">
      <dsp:nvSpPr>
        <dsp:cNvPr id="0" name=""/>
        <dsp:cNvSpPr/>
      </dsp:nvSpPr>
      <dsp:spPr>
        <a:xfrm>
          <a:off x="2551127" y="638226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424757"/>
        <a:ext cx="6460" cy="6460"/>
      </dsp:txXfrm>
    </dsp:sp>
    <dsp:sp modelId="{4CABDD15-9A9F-4441-9911-4A6B3B9D834D}">
      <dsp:nvSpPr>
        <dsp:cNvPr id="0" name=""/>
        <dsp:cNvSpPr/>
      </dsp:nvSpPr>
      <dsp:spPr>
        <a:xfrm>
          <a:off x="229164" y="4171560"/>
          <a:ext cx="143994" cy="2256427"/>
        </a:xfrm>
        <a:custGeom>
          <a:avLst/>
          <a:gdLst/>
          <a:ahLst/>
          <a:cxnLst/>
          <a:rect l="0" t="0" r="0" b="0"/>
          <a:pathLst>
            <a:path>
              <a:moveTo>
                <a:pt x="0" y="0"/>
              </a:moveTo>
              <a:lnTo>
                <a:pt x="71997" y="0"/>
              </a:lnTo>
              <a:lnTo>
                <a:pt x="71997" y="2256427"/>
              </a:lnTo>
              <a:lnTo>
                <a:pt x="143994" y="225642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4636" y="5243248"/>
        <a:ext cx="113050" cy="113050"/>
      </dsp:txXfrm>
    </dsp:sp>
    <dsp:sp modelId="{6227E1DD-9A05-47E5-99B6-4451B782ABC6}">
      <dsp:nvSpPr>
        <dsp:cNvPr id="0" name=""/>
        <dsp:cNvSpPr/>
      </dsp:nvSpPr>
      <dsp:spPr>
        <a:xfrm>
          <a:off x="2551127" y="606058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103078"/>
        <a:ext cx="6460" cy="6460"/>
      </dsp:txXfrm>
    </dsp:sp>
    <dsp:sp modelId="{E6FA6E9B-B73A-4E9F-A281-14327FB4BE89}">
      <dsp:nvSpPr>
        <dsp:cNvPr id="0" name=""/>
        <dsp:cNvSpPr/>
      </dsp:nvSpPr>
      <dsp:spPr>
        <a:xfrm>
          <a:off x="229164" y="4171560"/>
          <a:ext cx="143994" cy="1934748"/>
        </a:xfrm>
        <a:custGeom>
          <a:avLst/>
          <a:gdLst/>
          <a:ahLst/>
          <a:cxnLst/>
          <a:rect l="0" t="0" r="0" b="0"/>
          <a:pathLst>
            <a:path>
              <a:moveTo>
                <a:pt x="0" y="0"/>
              </a:moveTo>
              <a:lnTo>
                <a:pt x="71997" y="0"/>
              </a:lnTo>
              <a:lnTo>
                <a:pt x="71997" y="1934748"/>
              </a:lnTo>
              <a:lnTo>
                <a:pt x="143994" y="19347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52659" y="5090432"/>
        <a:ext cx="97004" cy="97004"/>
      </dsp:txXfrm>
    </dsp:sp>
    <dsp:sp modelId="{B258BF9C-E14D-42C8-833F-2E516412E8CD}">
      <dsp:nvSpPr>
        <dsp:cNvPr id="0" name=""/>
        <dsp:cNvSpPr/>
      </dsp:nvSpPr>
      <dsp:spPr>
        <a:xfrm>
          <a:off x="2551127" y="5623789"/>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699051"/>
        <a:ext cx="10315" cy="10315"/>
      </dsp:txXfrm>
    </dsp:sp>
    <dsp:sp modelId="{D909F7F5-D000-4046-B8B4-09C1403EE1AC}">
      <dsp:nvSpPr>
        <dsp:cNvPr id="0" name=""/>
        <dsp:cNvSpPr/>
      </dsp:nvSpPr>
      <dsp:spPr>
        <a:xfrm>
          <a:off x="2551127" y="5462949"/>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538211"/>
        <a:ext cx="10315" cy="10315"/>
      </dsp:txXfrm>
    </dsp:sp>
    <dsp:sp modelId="{72799714-3427-4B39-A863-D71964131C43}">
      <dsp:nvSpPr>
        <dsp:cNvPr id="0" name=""/>
        <dsp:cNvSpPr/>
      </dsp:nvSpPr>
      <dsp:spPr>
        <a:xfrm>
          <a:off x="229164" y="4171560"/>
          <a:ext cx="143994" cy="1452228"/>
        </a:xfrm>
        <a:custGeom>
          <a:avLst/>
          <a:gdLst/>
          <a:ahLst/>
          <a:cxnLst/>
          <a:rect l="0" t="0" r="0" b="0"/>
          <a:pathLst>
            <a:path>
              <a:moveTo>
                <a:pt x="0" y="0"/>
              </a:moveTo>
              <a:lnTo>
                <a:pt x="71997" y="0"/>
              </a:lnTo>
              <a:lnTo>
                <a:pt x="71997" y="1452228"/>
              </a:lnTo>
              <a:lnTo>
                <a:pt x="143994" y="14522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4678" y="4861191"/>
        <a:ext cx="72967" cy="72967"/>
      </dsp:txXfrm>
    </dsp:sp>
    <dsp:sp modelId="{5F7AC51E-AE67-4B40-8DD4-D51B83288D28}">
      <dsp:nvSpPr>
        <dsp:cNvPr id="0" name=""/>
        <dsp:cNvSpPr/>
      </dsp:nvSpPr>
      <dsp:spPr>
        <a:xfrm>
          <a:off x="2551127" y="4980430"/>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055692"/>
        <a:ext cx="10315" cy="10315"/>
      </dsp:txXfrm>
    </dsp:sp>
    <dsp:sp modelId="{5F6D8EAF-7C98-4707-BDC3-0E08C0262CEB}">
      <dsp:nvSpPr>
        <dsp:cNvPr id="0" name=""/>
        <dsp:cNvSpPr/>
      </dsp:nvSpPr>
      <dsp:spPr>
        <a:xfrm>
          <a:off x="2551127" y="4819590"/>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4894852"/>
        <a:ext cx="10315" cy="10315"/>
      </dsp:txXfrm>
    </dsp:sp>
    <dsp:sp modelId="{A7352D5D-B837-4C50-801D-423B82D9A99E}">
      <dsp:nvSpPr>
        <dsp:cNvPr id="0" name=""/>
        <dsp:cNvSpPr/>
      </dsp:nvSpPr>
      <dsp:spPr>
        <a:xfrm>
          <a:off x="229164" y="4171560"/>
          <a:ext cx="143994" cy="808869"/>
        </a:xfrm>
        <a:custGeom>
          <a:avLst/>
          <a:gdLst/>
          <a:ahLst/>
          <a:cxnLst/>
          <a:rect l="0" t="0" r="0" b="0"/>
          <a:pathLst>
            <a:path>
              <a:moveTo>
                <a:pt x="0" y="0"/>
              </a:moveTo>
              <a:lnTo>
                <a:pt x="71997" y="0"/>
              </a:lnTo>
              <a:lnTo>
                <a:pt x="71997" y="808869"/>
              </a:lnTo>
              <a:lnTo>
                <a:pt x="143994" y="8088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622" y="4555455"/>
        <a:ext cx="41079" cy="41079"/>
      </dsp:txXfrm>
    </dsp:sp>
    <dsp:sp modelId="{D338396C-EDEF-4B9A-879E-077A3FB75BA2}">
      <dsp:nvSpPr>
        <dsp:cNvPr id="0" name=""/>
        <dsp:cNvSpPr/>
      </dsp:nvSpPr>
      <dsp:spPr>
        <a:xfrm>
          <a:off x="2551127" y="4176231"/>
          <a:ext cx="129203" cy="321679"/>
        </a:xfrm>
        <a:custGeom>
          <a:avLst/>
          <a:gdLst/>
          <a:ahLst/>
          <a:cxnLst/>
          <a:rect l="0" t="0" r="0" b="0"/>
          <a:pathLst>
            <a:path>
              <a:moveTo>
                <a:pt x="0" y="0"/>
              </a:moveTo>
              <a:lnTo>
                <a:pt x="64601" y="0"/>
              </a:lnTo>
              <a:lnTo>
                <a:pt x="64601" y="321679"/>
              </a:lnTo>
              <a:lnTo>
                <a:pt x="129203" y="3216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328404"/>
        <a:ext cx="17332" cy="17332"/>
      </dsp:txXfrm>
    </dsp:sp>
    <dsp:sp modelId="{552FFA11-5FCE-4DFC-ADE4-5F153CAB77A9}">
      <dsp:nvSpPr>
        <dsp:cNvPr id="0" name=""/>
        <dsp:cNvSpPr/>
      </dsp:nvSpPr>
      <dsp:spPr>
        <a:xfrm>
          <a:off x="2551127" y="4130511"/>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4173001"/>
        <a:ext cx="6460" cy="6460"/>
      </dsp:txXfrm>
    </dsp:sp>
    <dsp:sp modelId="{64965821-1802-4C4E-B39B-3998833ECFCF}">
      <dsp:nvSpPr>
        <dsp:cNvPr id="0" name=""/>
        <dsp:cNvSpPr/>
      </dsp:nvSpPr>
      <dsp:spPr>
        <a:xfrm>
          <a:off x="2551127" y="3854551"/>
          <a:ext cx="129203" cy="321679"/>
        </a:xfrm>
        <a:custGeom>
          <a:avLst/>
          <a:gdLst/>
          <a:ahLst/>
          <a:cxnLst/>
          <a:rect l="0" t="0" r="0" b="0"/>
          <a:pathLst>
            <a:path>
              <a:moveTo>
                <a:pt x="0" y="321679"/>
              </a:moveTo>
              <a:lnTo>
                <a:pt x="64601" y="32167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006725"/>
        <a:ext cx="17332" cy="17332"/>
      </dsp:txXfrm>
    </dsp:sp>
    <dsp:sp modelId="{7B991DC5-3322-4BAE-9301-908C15EBFE19}">
      <dsp:nvSpPr>
        <dsp:cNvPr id="0" name=""/>
        <dsp:cNvSpPr/>
      </dsp:nvSpPr>
      <dsp:spPr>
        <a:xfrm>
          <a:off x="229164" y="4125840"/>
          <a:ext cx="143994" cy="91440"/>
        </a:xfrm>
        <a:custGeom>
          <a:avLst/>
          <a:gdLst/>
          <a:ahLst/>
          <a:cxnLst/>
          <a:rect l="0" t="0" r="0" b="0"/>
          <a:pathLst>
            <a:path>
              <a:moveTo>
                <a:pt x="0" y="45720"/>
              </a:moveTo>
              <a:lnTo>
                <a:pt x="71997" y="45720"/>
              </a:lnTo>
              <a:lnTo>
                <a:pt x="71997" y="50391"/>
              </a:lnTo>
              <a:lnTo>
                <a:pt x="143994" y="5039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0" y="4167958"/>
        <a:ext cx="7203" cy="7203"/>
      </dsp:txXfrm>
    </dsp:sp>
    <dsp:sp modelId="{4C81BA25-C441-42F3-8C0F-D66D9083F352}">
      <dsp:nvSpPr>
        <dsp:cNvPr id="0" name=""/>
        <dsp:cNvSpPr/>
      </dsp:nvSpPr>
      <dsp:spPr>
        <a:xfrm>
          <a:off x="2551127" y="3372032"/>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447294"/>
        <a:ext cx="10315" cy="10315"/>
      </dsp:txXfrm>
    </dsp:sp>
    <dsp:sp modelId="{7CAF040F-EC45-4DA4-B168-988C4E07EEBE}">
      <dsp:nvSpPr>
        <dsp:cNvPr id="0" name=""/>
        <dsp:cNvSpPr/>
      </dsp:nvSpPr>
      <dsp:spPr>
        <a:xfrm>
          <a:off x="2551127" y="3211192"/>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286455"/>
        <a:ext cx="10315" cy="10315"/>
      </dsp:txXfrm>
    </dsp:sp>
    <dsp:sp modelId="{0C3EABC0-1ECC-4ACC-B0FE-5B82C1F33158}">
      <dsp:nvSpPr>
        <dsp:cNvPr id="0" name=""/>
        <dsp:cNvSpPr/>
      </dsp:nvSpPr>
      <dsp:spPr>
        <a:xfrm>
          <a:off x="229164" y="3372032"/>
          <a:ext cx="143994" cy="799527"/>
        </a:xfrm>
        <a:custGeom>
          <a:avLst/>
          <a:gdLst/>
          <a:ahLst/>
          <a:cxnLst/>
          <a:rect l="0" t="0" r="0" b="0"/>
          <a:pathLst>
            <a:path>
              <a:moveTo>
                <a:pt x="0" y="799527"/>
              </a:moveTo>
              <a:lnTo>
                <a:pt x="71997" y="79952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852" y="3751486"/>
        <a:ext cx="40619" cy="40619"/>
      </dsp:txXfrm>
    </dsp:sp>
    <dsp:sp modelId="{544BC228-E380-4AED-9358-3A6B77A05EB4}">
      <dsp:nvSpPr>
        <dsp:cNvPr id="0" name=""/>
        <dsp:cNvSpPr/>
      </dsp:nvSpPr>
      <dsp:spPr>
        <a:xfrm>
          <a:off x="2551127" y="2843793"/>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2886283"/>
        <a:ext cx="6460" cy="6460"/>
      </dsp:txXfrm>
    </dsp:sp>
    <dsp:sp modelId="{CE60AB75-5E2E-4B14-B1A5-C6D8152CFD75}">
      <dsp:nvSpPr>
        <dsp:cNvPr id="0" name=""/>
        <dsp:cNvSpPr/>
      </dsp:nvSpPr>
      <dsp:spPr>
        <a:xfrm>
          <a:off x="229164" y="2889513"/>
          <a:ext cx="143994" cy="1282047"/>
        </a:xfrm>
        <a:custGeom>
          <a:avLst/>
          <a:gdLst/>
          <a:ahLst/>
          <a:cxnLst/>
          <a:rect l="0" t="0" r="0" b="0"/>
          <a:pathLst>
            <a:path>
              <a:moveTo>
                <a:pt x="0" y="1282047"/>
              </a:moveTo>
              <a:lnTo>
                <a:pt x="71997" y="128204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8909" y="3498284"/>
        <a:ext cx="64505" cy="64505"/>
      </dsp:txXfrm>
    </dsp:sp>
    <dsp:sp modelId="{C7978B8B-072A-4B7D-91A3-DABC08E63E22}">
      <dsp:nvSpPr>
        <dsp:cNvPr id="0" name=""/>
        <dsp:cNvSpPr/>
      </dsp:nvSpPr>
      <dsp:spPr>
        <a:xfrm>
          <a:off x="2551127" y="2085314"/>
          <a:ext cx="129203" cy="482519"/>
        </a:xfrm>
        <a:custGeom>
          <a:avLst/>
          <a:gdLst/>
          <a:ahLst/>
          <a:cxnLst/>
          <a:rect l="0" t="0" r="0" b="0"/>
          <a:pathLst>
            <a:path>
              <a:moveTo>
                <a:pt x="0" y="0"/>
              </a:moveTo>
              <a:lnTo>
                <a:pt x="64601" y="0"/>
              </a:lnTo>
              <a:lnTo>
                <a:pt x="64601" y="482519"/>
              </a:lnTo>
              <a:lnTo>
                <a:pt x="129203" y="48251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2314086"/>
        <a:ext cx="24975" cy="24975"/>
      </dsp:txXfrm>
    </dsp:sp>
    <dsp:sp modelId="{C4341C42-B3D2-43F4-8034-BFAD8668E814}">
      <dsp:nvSpPr>
        <dsp:cNvPr id="0" name=""/>
        <dsp:cNvSpPr/>
      </dsp:nvSpPr>
      <dsp:spPr>
        <a:xfrm>
          <a:off x="2551127" y="2085314"/>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2160576"/>
        <a:ext cx="10315" cy="10315"/>
      </dsp:txXfrm>
    </dsp:sp>
    <dsp:sp modelId="{C3478391-88E7-497B-8CAC-69AC8657B205}">
      <dsp:nvSpPr>
        <dsp:cNvPr id="0" name=""/>
        <dsp:cNvSpPr/>
      </dsp:nvSpPr>
      <dsp:spPr>
        <a:xfrm>
          <a:off x="2551127" y="1924474"/>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1999737"/>
        <a:ext cx="10315" cy="10315"/>
      </dsp:txXfrm>
    </dsp:sp>
    <dsp:sp modelId="{9C93D997-8E97-4B35-A5B4-D22601E0B5F0}">
      <dsp:nvSpPr>
        <dsp:cNvPr id="0" name=""/>
        <dsp:cNvSpPr/>
      </dsp:nvSpPr>
      <dsp:spPr>
        <a:xfrm>
          <a:off x="2551127" y="1602795"/>
          <a:ext cx="129203" cy="482519"/>
        </a:xfrm>
        <a:custGeom>
          <a:avLst/>
          <a:gdLst/>
          <a:ahLst/>
          <a:cxnLst/>
          <a:rect l="0" t="0" r="0" b="0"/>
          <a:pathLst>
            <a:path>
              <a:moveTo>
                <a:pt x="0" y="482519"/>
              </a:moveTo>
              <a:lnTo>
                <a:pt x="64601" y="48251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1831567"/>
        <a:ext cx="24975" cy="24975"/>
      </dsp:txXfrm>
    </dsp:sp>
    <dsp:sp modelId="{B238757E-3E6F-4599-8A72-6EBC87957F71}">
      <dsp:nvSpPr>
        <dsp:cNvPr id="0" name=""/>
        <dsp:cNvSpPr/>
      </dsp:nvSpPr>
      <dsp:spPr>
        <a:xfrm>
          <a:off x="229164" y="2085314"/>
          <a:ext cx="143994" cy="2086245"/>
        </a:xfrm>
        <a:custGeom>
          <a:avLst/>
          <a:gdLst/>
          <a:ahLst/>
          <a:cxnLst/>
          <a:rect l="0" t="0" r="0" b="0"/>
          <a:pathLst>
            <a:path>
              <a:moveTo>
                <a:pt x="0" y="2086245"/>
              </a:moveTo>
              <a:lnTo>
                <a:pt x="71997" y="2086245"/>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8881" y="3076157"/>
        <a:ext cx="104560" cy="104560"/>
      </dsp:txXfrm>
    </dsp:sp>
    <dsp:sp modelId="{2467C3C1-5142-4328-983D-4E536B35E882}">
      <dsp:nvSpPr>
        <dsp:cNvPr id="0" name=""/>
        <dsp:cNvSpPr/>
      </dsp:nvSpPr>
      <dsp:spPr>
        <a:xfrm>
          <a:off x="2551127" y="1235395"/>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1277885"/>
        <a:ext cx="6460" cy="6460"/>
      </dsp:txXfrm>
    </dsp:sp>
    <dsp:sp modelId="{7F8074C3-580E-484D-948B-AA763D52DBD4}">
      <dsp:nvSpPr>
        <dsp:cNvPr id="0" name=""/>
        <dsp:cNvSpPr/>
      </dsp:nvSpPr>
      <dsp:spPr>
        <a:xfrm>
          <a:off x="229164" y="962420"/>
          <a:ext cx="143994" cy="318695"/>
        </a:xfrm>
        <a:custGeom>
          <a:avLst/>
          <a:gdLst/>
          <a:ahLst/>
          <a:cxnLst/>
          <a:rect l="0" t="0" r="0" b="0"/>
          <a:pathLst>
            <a:path>
              <a:moveTo>
                <a:pt x="0" y="0"/>
              </a:moveTo>
              <a:lnTo>
                <a:pt x="71997" y="0"/>
              </a:lnTo>
              <a:lnTo>
                <a:pt x="71997" y="318695"/>
              </a:lnTo>
              <a:lnTo>
                <a:pt x="143994" y="31869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418" y="1113025"/>
        <a:ext cx="17485" cy="17485"/>
      </dsp:txXfrm>
    </dsp:sp>
    <dsp:sp modelId="{90ECC33F-9572-4FCA-B576-ED456263DD4B}">
      <dsp:nvSpPr>
        <dsp:cNvPr id="0" name=""/>
        <dsp:cNvSpPr/>
      </dsp:nvSpPr>
      <dsp:spPr>
        <a:xfrm>
          <a:off x="2551127" y="91371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956206"/>
        <a:ext cx="6460" cy="6460"/>
      </dsp:txXfrm>
    </dsp:sp>
    <dsp:sp modelId="{D7337A44-147F-4F8E-BA72-C32AE6689BB1}">
      <dsp:nvSpPr>
        <dsp:cNvPr id="0" name=""/>
        <dsp:cNvSpPr/>
      </dsp:nvSpPr>
      <dsp:spPr>
        <a:xfrm>
          <a:off x="229164" y="913716"/>
          <a:ext cx="143994" cy="91440"/>
        </a:xfrm>
        <a:custGeom>
          <a:avLst/>
          <a:gdLst/>
          <a:ahLst/>
          <a:cxnLst/>
          <a:rect l="0" t="0" r="0" b="0"/>
          <a:pathLst>
            <a:path>
              <a:moveTo>
                <a:pt x="0" y="48704"/>
              </a:moveTo>
              <a:lnTo>
                <a:pt x="71997" y="48704"/>
              </a:lnTo>
              <a:lnTo>
                <a:pt x="71997" y="45720"/>
              </a:lnTo>
              <a:lnTo>
                <a:pt x="143994"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1" y="955835"/>
        <a:ext cx="7201" cy="7201"/>
      </dsp:txXfrm>
    </dsp:sp>
    <dsp:sp modelId="{9B2B9A85-6B7A-424D-AC25-680CC1C8C50F}">
      <dsp:nvSpPr>
        <dsp:cNvPr id="0" name=""/>
        <dsp:cNvSpPr/>
      </dsp:nvSpPr>
      <dsp:spPr>
        <a:xfrm>
          <a:off x="2551127" y="59203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34526"/>
        <a:ext cx="6460" cy="6460"/>
      </dsp:txXfrm>
    </dsp:sp>
    <dsp:sp modelId="{8EAABE7D-24F3-4F14-87CD-DA8A4AE702BC}">
      <dsp:nvSpPr>
        <dsp:cNvPr id="0" name=""/>
        <dsp:cNvSpPr/>
      </dsp:nvSpPr>
      <dsp:spPr>
        <a:xfrm>
          <a:off x="229164" y="637756"/>
          <a:ext cx="143994" cy="324663"/>
        </a:xfrm>
        <a:custGeom>
          <a:avLst/>
          <a:gdLst/>
          <a:ahLst/>
          <a:cxnLst/>
          <a:rect l="0" t="0" r="0" b="0"/>
          <a:pathLst>
            <a:path>
              <a:moveTo>
                <a:pt x="0" y="324663"/>
              </a:moveTo>
              <a:lnTo>
                <a:pt x="71997" y="324663"/>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282" y="791209"/>
        <a:ext cx="17758" cy="17758"/>
      </dsp:txXfrm>
    </dsp:sp>
    <dsp:sp modelId="{BD078B62-43AA-4913-872D-23A86F9BFA13}">
      <dsp:nvSpPr>
        <dsp:cNvPr id="0" name=""/>
        <dsp:cNvSpPr/>
      </dsp:nvSpPr>
      <dsp:spPr>
        <a:xfrm rot="16200000">
          <a:off x="-544179" y="84783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Goods-Producing</a:t>
          </a:r>
        </a:p>
      </dsp:txBody>
      <dsp:txXfrm>
        <a:off x="-544179" y="847838"/>
        <a:ext cx="1317522" cy="229164"/>
      </dsp:txXfrm>
    </dsp:sp>
    <dsp:sp modelId="{F2FCD9AC-3C3A-4924-B5A3-8C58A12B778E}">
      <dsp:nvSpPr>
        <dsp:cNvPr id="0" name=""/>
        <dsp:cNvSpPr/>
      </dsp:nvSpPr>
      <dsp:spPr>
        <a:xfrm>
          <a:off x="373159" y="511745"/>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Natural Resources and Mining</a:t>
          </a:r>
        </a:p>
      </dsp:txBody>
      <dsp:txXfrm>
        <a:off x="373159" y="511745"/>
        <a:ext cx="2177968" cy="252022"/>
      </dsp:txXfrm>
    </dsp:sp>
    <dsp:sp modelId="{2CBB8449-D3F7-46F0-AC05-E7B3EDE68AD2}">
      <dsp:nvSpPr>
        <dsp:cNvPr id="0" name=""/>
        <dsp:cNvSpPr/>
      </dsp:nvSpPr>
      <dsp:spPr>
        <a:xfrm>
          <a:off x="2680330" y="508420"/>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11 Agriculture, Forestry, Fishing, and Hunting</a:t>
          </a:r>
        </a:p>
      </dsp:txBody>
      <dsp:txXfrm>
        <a:off x="2680330" y="508420"/>
        <a:ext cx="3194382" cy="258673"/>
      </dsp:txXfrm>
    </dsp:sp>
    <dsp:sp modelId="{6FE5326E-1F05-4864-B99F-FFEB09B452B5}">
      <dsp:nvSpPr>
        <dsp:cNvPr id="0" name=""/>
        <dsp:cNvSpPr/>
      </dsp:nvSpPr>
      <dsp:spPr>
        <a:xfrm>
          <a:off x="373159" y="83342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Construction</a:t>
          </a:r>
        </a:p>
      </dsp:txBody>
      <dsp:txXfrm>
        <a:off x="373159" y="833424"/>
        <a:ext cx="2177968" cy="252022"/>
      </dsp:txXfrm>
    </dsp:sp>
    <dsp:sp modelId="{064CDF18-E6C6-49A7-88B2-6A57B05EB6EC}">
      <dsp:nvSpPr>
        <dsp:cNvPr id="0" name=""/>
        <dsp:cNvSpPr/>
      </dsp:nvSpPr>
      <dsp:spPr>
        <a:xfrm>
          <a:off x="2680330" y="83009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21 Mining</a:t>
          </a:r>
        </a:p>
      </dsp:txBody>
      <dsp:txXfrm>
        <a:off x="2680330" y="830099"/>
        <a:ext cx="3194382" cy="258673"/>
      </dsp:txXfrm>
    </dsp:sp>
    <dsp:sp modelId="{85A0A427-CD77-4CEF-B938-651B4BA3D649}">
      <dsp:nvSpPr>
        <dsp:cNvPr id="0" name=""/>
        <dsp:cNvSpPr/>
      </dsp:nvSpPr>
      <dsp:spPr>
        <a:xfrm>
          <a:off x="373159" y="115510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Manufacturing</a:t>
          </a:r>
        </a:p>
      </dsp:txBody>
      <dsp:txXfrm>
        <a:off x="373159" y="1155104"/>
        <a:ext cx="2177968" cy="252022"/>
      </dsp:txXfrm>
    </dsp:sp>
    <dsp:sp modelId="{AEFA8EF6-B7C6-410D-8803-8974CEA0C586}">
      <dsp:nvSpPr>
        <dsp:cNvPr id="0" name=""/>
        <dsp:cNvSpPr/>
      </dsp:nvSpPr>
      <dsp:spPr>
        <a:xfrm>
          <a:off x="2680330" y="115177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23 Construction</a:t>
          </a:r>
        </a:p>
      </dsp:txBody>
      <dsp:txXfrm>
        <a:off x="2680330" y="1151779"/>
        <a:ext cx="3194382" cy="258673"/>
      </dsp:txXfrm>
    </dsp:sp>
    <dsp:sp modelId="{B27D8A31-22A4-47F9-B27D-AAA231F9DD2F}">
      <dsp:nvSpPr>
        <dsp:cNvPr id="0" name=""/>
        <dsp:cNvSpPr/>
      </dsp:nvSpPr>
      <dsp:spPr>
        <a:xfrm rot="16200000">
          <a:off x="-544179" y="405697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kern="1200"/>
            <a:t>Service-Providing</a:t>
          </a:r>
        </a:p>
      </dsp:txBody>
      <dsp:txXfrm>
        <a:off x="-544179" y="4056978"/>
        <a:ext cx="1317522" cy="229164"/>
      </dsp:txXfrm>
    </dsp:sp>
    <dsp:sp modelId="{D2D93AFD-ACD3-4478-AD9E-65D54ACBBDF6}">
      <dsp:nvSpPr>
        <dsp:cNvPr id="0" name=""/>
        <dsp:cNvSpPr/>
      </dsp:nvSpPr>
      <dsp:spPr>
        <a:xfrm>
          <a:off x="373159" y="1959303"/>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Trade, Transportation, and Utilities</a:t>
          </a:r>
        </a:p>
      </dsp:txBody>
      <dsp:txXfrm>
        <a:off x="373159" y="1959303"/>
        <a:ext cx="2177968" cy="252022"/>
      </dsp:txXfrm>
    </dsp:sp>
    <dsp:sp modelId="{3D3F5C27-502D-496E-A34C-C6694A17A787}">
      <dsp:nvSpPr>
        <dsp:cNvPr id="0" name=""/>
        <dsp:cNvSpPr/>
      </dsp:nvSpPr>
      <dsp:spPr>
        <a:xfrm>
          <a:off x="2680330" y="147345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42 Wholesale Trade</a:t>
          </a:r>
        </a:p>
      </dsp:txBody>
      <dsp:txXfrm>
        <a:off x="2680330" y="1473458"/>
        <a:ext cx="3194382" cy="258673"/>
      </dsp:txXfrm>
    </dsp:sp>
    <dsp:sp modelId="{1C4A1210-3C62-43B8-A25D-866809FD6A74}">
      <dsp:nvSpPr>
        <dsp:cNvPr id="0" name=""/>
        <dsp:cNvSpPr/>
      </dsp:nvSpPr>
      <dsp:spPr>
        <a:xfrm>
          <a:off x="2680330" y="179513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44-45 Retail Trade</a:t>
          </a:r>
        </a:p>
      </dsp:txBody>
      <dsp:txXfrm>
        <a:off x="2680330" y="1795138"/>
        <a:ext cx="3194382" cy="258673"/>
      </dsp:txXfrm>
    </dsp:sp>
    <dsp:sp modelId="{723C9DF0-07F0-45E4-9C6F-EC254A344201}">
      <dsp:nvSpPr>
        <dsp:cNvPr id="0" name=""/>
        <dsp:cNvSpPr/>
      </dsp:nvSpPr>
      <dsp:spPr>
        <a:xfrm>
          <a:off x="2680330" y="211681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48-49 Transportation and Warehousing</a:t>
          </a:r>
        </a:p>
      </dsp:txBody>
      <dsp:txXfrm>
        <a:off x="2680330" y="2116817"/>
        <a:ext cx="3194382" cy="258673"/>
      </dsp:txXfrm>
    </dsp:sp>
    <dsp:sp modelId="{C33C3EC5-70B7-41C9-8841-18A91B6F6A46}">
      <dsp:nvSpPr>
        <dsp:cNvPr id="0" name=""/>
        <dsp:cNvSpPr/>
      </dsp:nvSpPr>
      <dsp:spPr>
        <a:xfrm>
          <a:off x="2680330" y="243849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22 Utilities</a:t>
          </a:r>
        </a:p>
      </dsp:txBody>
      <dsp:txXfrm>
        <a:off x="2680330" y="2438497"/>
        <a:ext cx="3194382" cy="258673"/>
      </dsp:txXfrm>
    </dsp:sp>
    <dsp:sp modelId="{6654A706-B233-43BE-978A-C807386F69A1}">
      <dsp:nvSpPr>
        <dsp:cNvPr id="0" name=""/>
        <dsp:cNvSpPr/>
      </dsp:nvSpPr>
      <dsp:spPr>
        <a:xfrm>
          <a:off x="373159" y="2763502"/>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Information</a:t>
          </a:r>
        </a:p>
      </dsp:txBody>
      <dsp:txXfrm>
        <a:off x="373159" y="2763502"/>
        <a:ext cx="2177968" cy="252022"/>
      </dsp:txXfrm>
    </dsp:sp>
    <dsp:sp modelId="{FB38FD68-E62A-4775-8A43-8BB464EAC792}">
      <dsp:nvSpPr>
        <dsp:cNvPr id="0" name=""/>
        <dsp:cNvSpPr/>
      </dsp:nvSpPr>
      <dsp:spPr>
        <a:xfrm>
          <a:off x="2680330" y="276017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51 Information</a:t>
          </a:r>
        </a:p>
      </dsp:txBody>
      <dsp:txXfrm>
        <a:off x="2680330" y="2760176"/>
        <a:ext cx="3194382" cy="258673"/>
      </dsp:txXfrm>
    </dsp:sp>
    <dsp:sp modelId="{19A180DE-A86E-4C94-A4A9-D2537C388B79}">
      <dsp:nvSpPr>
        <dsp:cNvPr id="0" name=""/>
        <dsp:cNvSpPr/>
      </dsp:nvSpPr>
      <dsp:spPr>
        <a:xfrm>
          <a:off x="373159" y="3246021"/>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Financial Activities</a:t>
          </a:r>
        </a:p>
      </dsp:txBody>
      <dsp:txXfrm>
        <a:off x="373159" y="3246021"/>
        <a:ext cx="2177968" cy="252022"/>
      </dsp:txXfrm>
    </dsp:sp>
    <dsp:sp modelId="{1DECD3F2-4286-4A21-8B3F-046D3576BDC7}">
      <dsp:nvSpPr>
        <dsp:cNvPr id="0" name=""/>
        <dsp:cNvSpPr/>
      </dsp:nvSpPr>
      <dsp:spPr>
        <a:xfrm>
          <a:off x="2680330" y="308185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52 Finance and Insurance</a:t>
          </a:r>
        </a:p>
      </dsp:txBody>
      <dsp:txXfrm>
        <a:off x="2680330" y="3081856"/>
        <a:ext cx="3194382" cy="258673"/>
      </dsp:txXfrm>
    </dsp:sp>
    <dsp:sp modelId="{6BF6B799-A7A6-447A-947F-13A12844C234}">
      <dsp:nvSpPr>
        <dsp:cNvPr id="0" name=""/>
        <dsp:cNvSpPr/>
      </dsp:nvSpPr>
      <dsp:spPr>
        <a:xfrm>
          <a:off x="2680330" y="340353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53 Real Estate and Rental and Leasing</a:t>
          </a:r>
        </a:p>
      </dsp:txBody>
      <dsp:txXfrm>
        <a:off x="2680330" y="3403535"/>
        <a:ext cx="3194382" cy="258673"/>
      </dsp:txXfrm>
    </dsp:sp>
    <dsp:sp modelId="{0B730C6C-6D5D-4D2B-BDE9-960094C8205F}">
      <dsp:nvSpPr>
        <dsp:cNvPr id="0" name=""/>
        <dsp:cNvSpPr/>
      </dsp:nvSpPr>
      <dsp:spPr>
        <a:xfrm>
          <a:off x="373159" y="4050220"/>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Professional and Business Services</a:t>
          </a:r>
        </a:p>
      </dsp:txBody>
      <dsp:txXfrm>
        <a:off x="373159" y="4050220"/>
        <a:ext cx="2177968" cy="252022"/>
      </dsp:txXfrm>
    </dsp:sp>
    <dsp:sp modelId="{2153915A-D04C-4A9B-B023-F2F9AB770E3E}">
      <dsp:nvSpPr>
        <dsp:cNvPr id="0" name=""/>
        <dsp:cNvSpPr/>
      </dsp:nvSpPr>
      <dsp:spPr>
        <a:xfrm>
          <a:off x="2680330" y="372521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54 Professional, Scientific and Technical Services</a:t>
          </a:r>
        </a:p>
      </dsp:txBody>
      <dsp:txXfrm>
        <a:off x="2680330" y="3725215"/>
        <a:ext cx="3194382" cy="258673"/>
      </dsp:txXfrm>
    </dsp:sp>
    <dsp:sp modelId="{1FFDD167-E297-4BC3-95DA-005ACB439393}">
      <dsp:nvSpPr>
        <dsp:cNvPr id="0" name=""/>
        <dsp:cNvSpPr/>
      </dsp:nvSpPr>
      <dsp:spPr>
        <a:xfrm>
          <a:off x="2680330" y="404689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55 Management of Companies and Enterprises</a:t>
          </a:r>
        </a:p>
      </dsp:txBody>
      <dsp:txXfrm>
        <a:off x="2680330" y="4046894"/>
        <a:ext cx="3194382" cy="258673"/>
      </dsp:txXfrm>
    </dsp:sp>
    <dsp:sp modelId="{BD4F1DFB-FECE-402E-B90F-0D3BE2F6B4F3}">
      <dsp:nvSpPr>
        <dsp:cNvPr id="0" name=""/>
        <dsp:cNvSpPr/>
      </dsp:nvSpPr>
      <dsp:spPr>
        <a:xfrm>
          <a:off x="2680330" y="436857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56 Administrative and Waste Services</a:t>
          </a:r>
        </a:p>
      </dsp:txBody>
      <dsp:txXfrm>
        <a:off x="2680330" y="4368574"/>
        <a:ext cx="3194382" cy="258673"/>
      </dsp:txXfrm>
    </dsp:sp>
    <dsp:sp modelId="{2C5A9BDA-4BD7-4561-9B39-F2CE116150F0}">
      <dsp:nvSpPr>
        <dsp:cNvPr id="0" name=""/>
        <dsp:cNvSpPr/>
      </dsp:nvSpPr>
      <dsp:spPr>
        <a:xfrm>
          <a:off x="373159" y="4854418"/>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Education and Health Services</a:t>
          </a:r>
        </a:p>
      </dsp:txBody>
      <dsp:txXfrm>
        <a:off x="373159" y="4854418"/>
        <a:ext cx="2177968" cy="252022"/>
      </dsp:txXfrm>
    </dsp:sp>
    <dsp:sp modelId="{A3AC1462-F7CD-43BF-AE3C-B10F289C2D25}">
      <dsp:nvSpPr>
        <dsp:cNvPr id="0" name=""/>
        <dsp:cNvSpPr/>
      </dsp:nvSpPr>
      <dsp:spPr>
        <a:xfrm>
          <a:off x="2680330" y="469025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61 Educational Services</a:t>
          </a:r>
        </a:p>
      </dsp:txBody>
      <dsp:txXfrm>
        <a:off x="2680330" y="4690253"/>
        <a:ext cx="3194382" cy="258673"/>
      </dsp:txXfrm>
    </dsp:sp>
    <dsp:sp modelId="{1C6299BA-FA24-4544-B34A-F74A235BD18E}">
      <dsp:nvSpPr>
        <dsp:cNvPr id="0" name=""/>
        <dsp:cNvSpPr/>
      </dsp:nvSpPr>
      <dsp:spPr>
        <a:xfrm>
          <a:off x="2680330" y="501193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62 Health Care and Social Assistance</a:t>
          </a:r>
        </a:p>
      </dsp:txBody>
      <dsp:txXfrm>
        <a:off x="2680330" y="5011933"/>
        <a:ext cx="3194382" cy="258673"/>
      </dsp:txXfrm>
    </dsp:sp>
    <dsp:sp modelId="{56C904EE-4C27-4000-A3E4-8BB64DA45ED9}">
      <dsp:nvSpPr>
        <dsp:cNvPr id="0" name=""/>
        <dsp:cNvSpPr/>
      </dsp:nvSpPr>
      <dsp:spPr>
        <a:xfrm>
          <a:off x="373159" y="549777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Leisure and Hospitality</a:t>
          </a:r>
        </a:p>
      </dsp:txBody>
      <dsp:txXfrm>
        <a:off x="373159" y="5497777"/>
        <a:ext cx="2177968" cy="252022"/>
      </dsp:txXfrm>
    </dsp:sp>
    <dsp:sp modelId="{39980FA9-A97A-4009-B8ED-EC20E218B346}">
      <dsp:nvSpPr>
        <dsp:cNvPr id="0" name=""/>
        <dsp:cNvSpPr/>
      </dsp:nvSpPr>
      <dsp:spPr>
        <a:xfrm>
          <a:off x="2680330" y="533361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71 Arts, Entertainment, and recreation</a:t>
          </a:r>
        </a:p>
      </dsp:txBody>
      <dsp:txXfrm>
        <a:off x="2680330" y="5333612"/>
        <a:ext cx="3194382" cy="258673"/>
      </dsp:txXfrm>
    </dsp:sp>
    <dsp:sp modelId="{8F70C32D-3A8F-46C5-8159-96E9EF45C1E5}">
      <dsp:nvSpPr>
        <dsp:cNvPr id="0" name=""/>
        <dsp:cNvSpPr/>
      </dsp:nvSpPr>
      <dsp:spPr>
        <a:xfrm>
          <a:off x="2680330" y="565529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72 Accommodation and Food Services</a:t>
          </a:r>
        </a:p>
      </dsp:txBody>
      <dsp:txXfrm>
        <a:off x="2680330" y="5655292"/>
        <a:ext cx="3194382" cy="258673"/>
      </dsp:txXfrm>
    </dsp:sp>
    <dsp:sp modelId="{369E9B5A-4720-4991-83D4-8C593A96B023}">
      <dsp:nvSpPr>
        <dsp:cNvPr id="0" name=""/>
        <dsp:cNvSpPr/>
      </dsp:nvSpPr>
      <dsp:spPr>
        <a:xfrm>
          <a:off x="373159" y="598029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Other Services</a:t>
          </a:r>
        </a:p>
      </dsp:txBody>
      <dsp:txXfrm>
        <a:off x="373159" y="5980297"/>
        <a:ext cx="2177968" cy="252022"/>
      </dsp:txXfrm>
    </dsp:sp>
    <dsp:sp modelId="{87CB1456-DD2D-40CF-A660-DCCBF52A048F}">
      <dsp:nvSpPr>
        <dsp:cNvPr id="0" name=""/>
        <dsp:cNvSpPr/>
      </dsp:nvSpPr>
      <dsp:spPr>
        <a:xfrm>
          <a:off x="2680330" y="597697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81 Other Services (Except Public Administration)</a:t>
          </a:r>
        </a:p>
      </dsp:txBody>
      <dsp:txXfrm>
        <a:off x="2680330" y="5976971"/>
        <a:ext cx="3194382" cy="258673"/>
      </dsp:txXfrm>
    </dsp:sp>
    <dsp:sp modelId="{16947206-4E88-4CC8-993C-5315902A2D72}">
      <dsp:nvSpPr>
        <dsp:cNvPr id="0" name=""/>
        <dsp:cNvSpPr/>
      </dsp:nvSpPr>
      <dsp:spPr>
        <a:xfrm>
          <a:off x="373159" y="6301976"/>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Public Administration</a:t>
          </a:r>
        </a:p>
      </dsp:txBody>
      <dsp:txXfrm>
        <a:off x="373159" y="6301976"/>
        <a:ext cx="2177968" cy="252022"/>
      </dsp:txXfrm>
    </dsp:sp>
    <dsp:sp modelId="{AF0CB62F-98CE-4F53-988C-9B0D76C24761}">
      <dsp:nvSpPr>
        <dsp:cNvPr id="0" name=""/>
        <dsp:cNvSpPr/>
      </dsp:nvSpPr>
      <dsp:spPr>
        <a:xfrm>
          <a:off x="2680330" y="629865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92 Public Administration</a:t>
          </a:r>
        </a:p>
      </dsp:txBody>
      <dsp:txXfrm>
        <a:off x="2680330" y="6298651"/>
        <a:ext cx="3194382" cy="258673"/>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28</Pages>
  <Words>6905</Words>
  <Characters>39360</Characters>
  <Application>Microsoft Office Word</Application>
  <DocSecurity>0</DocSecurity>
  <Lines>328</Lines>
  <Paragraphs>92</Paragraphs>
  <ScaleCrop>false</ScaleCrop>
  <Company/>
  <LinksUpToDate>false</LinksUpToDate>
  <CharactersWithSpaces>46173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Hanson</dc:creator>
  <cp:keywords/>
  <dc:description/>
  <cp:lastModifiedBy>Zakari Mumuni</cp:lastModifiedBy>
  <cp:revision>5</cp:revision>
  <dcterms:created xsi:type="dcterms:W3CDTF">2026-09-16T13:45:00Z</dcterms:created>
  <dcterms:modified xsi:type="dcterms:W3CDTF">2026-09-24T18:58:00Z</dcterms:modified>
</cp:coreProperties>
</file>