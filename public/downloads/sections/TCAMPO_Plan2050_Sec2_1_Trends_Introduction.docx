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FC95" w14:textId="4CAE683B" w:rsidR="004C3648" w:rsidRPr="00C864D1" w:rsidRDefault="004C3648" w:rsidP="004C3648">
      <w:pPr>
        <w:pStyle w:val="Heading2"/>
      </w:pPr>
      <w:r w:rsidRPr="00C864D1">
        <w:lastRenderedPageBreak/>
        <w:t>Chapter 2: National and Regional Trends and Forecasts</w:t>
      </w:r>
      <w:r w:rsidRPr="00C864D1">
        <w:tab/>
      </w:r>
    </w:p>
    <w:p w14:paraId="4127FE87" w14:textId="77777777" w:rsidR="00A03A8F" w:rsidRDefault="00A03A8F" w:rsidP="004C3648">
      <w:pPr>
        <w:rPr>
          <w:ins w:id="3" w:author="Zakari Mumuni" w:date="2026-09-24T14:55:00Z" w16du:dateUtc="2026-09-24T18:55:00Z"/>
          <w:rFonts w:asciiTheme="minorHAnsi" w:hAnsiTheme="minorHAnsi"/>
        </w:rPr>
      </w:pPr>
    </w:p>
    <w:p w14:paraId="2C4AA2E5" w14:textId="7E31376B" w:rsidR="00A03A8F" w:rsidRPr="00A03A8F" w:rsidRDefault="00A03A8F" w:rsidP="004C3648">
      <w:pPr>
        <w:rPr>
          <w:ins w:id="4" w:author="Zakari Mumuni" w:date="2026-09-24T14:55:00Z" w16du:dateUtc="2026-09-24T18:55:00Z"/>
          <w:b/>
          <w:i/>
          <w:iCs/>
          <w:rPrChange w:id="5" w:author="Zakari Mumuni" w:date="2026-09-24T14:56:00Z" w16du:dateUtc="2026-09-24T18:56:00Z">
            <w:rPr>
              <w:ins w:id="6" w:author="Zakari Mumuni" w:date="2026-09-24T14:55:00Z" w16du:dateUtc="2026-09-24T18:55:00Z"/>
              <w:rFonts w:asciiTheme="minorHAnsi" w:hAnsiTheme="minorHAnsi"/>
            </w:rPr>
          </w:rPrChange>
        </w:rPr>
      </w:pPr>
      <w:ins w:id="7" w:author="Zakari Mumuni" w:date="2026-09-24T14:55:00Z" w16du:dateUtc="2026-09-24T18:55:00Z">
        <w:r w:rsidRPr="00A03A8F">
          <w:rPr>
            <w:b/>
            <w:i/>
            <w:iCs/>
            <w:rPrChange w:id="8" w:author="Zakari Mumuni" w:date="2026-09-24T14:56:00Z" w16du:dateUtc="2026-09-24T18:56:00Z">
              <w:rPr>
                <w:rFonts w:asciiTheme="minorHAnsi" w:hAnsiTheme="minorHAnsi"/>
              </w:rPr>
            </w:rPrChange>
          </w:rPr>
          <w:t xml:space="preserve">Introduction </w:t>
        </w:r>
      </w:ins>
    </w:p>
    <w:p w14:paraId="6754C1E9" w14:textId="568AF7A0" w:rsidR="004C3648" w:rsidRPr="002C3124" w:rsidRDefault="004C3648" w:rsidP="004C3648">
      <w:pPr>
        <w:rPr>
          <w:rFonts w:asciiTheme="minorHAnsi" w:hAnsiTheme="minorHAnsi"/>
        </w:rPr>
      </w:pPr>
      <w:r w:rsidRPr="002C3124">
        <w:rPr>
          <w:rFonts w:asciiTheme="minorHAnsi" w:hAnsiTheme="minorHAnsi"/>
        </w:rPr>
        <w:t xml:space="preserve">This section examines the region’s population, employment, and activity density; evaluates socioeconomic growth trends and forecasts within TCAMPO, the Commonwealth of Virginia (Commonwealth), and the United States of America; and maps demographic patterns within the Tri-Cities. Understanding where the region’s existing residents and jobs are concentrated and where they are growing is critical for identifying the region’s current and emerging transportation needs. Additionally, Environmental Justice (EJ) analysis of the region’s demographic patterns provides insight into equity considerations, helping to identify areas that may face transportation disadvantages due to race, income, limited English proficiency, household vehicle availability, disability, or age, helping to ensure equitable access to multimodal transportation options throughout the region. </w:t>
      </w:r>
    </w:p>
    <w:p w14:paraId="399FE30F" w14:textId="77777777" w:rsidR="004C3648" w:rsidRPr="002C3124" w:rsidRDefault="004C3648" w:rsidP="004C3648">
      <w:pPr>
        <w:rPr>
          <w:rFonts w:asciiTheme="minorHAnsi" w:hAnsiTheme="minorHAnsi"/>
        </w:rPr>
      </w:pPr>
      <w:r w:rsidRPr="002C3124">
        <w:rPr>
          <w:rFonts w:asciiTheme="minorHAnsi" w:hAnsiTheme="minorHAnsi"/>
        </w:rPr>
        <w:t>Because Chesterfield, Dinwiddie, and Prince George extend beyond the TCAMPO boundary, block group, tract, and county-level data from various sources were adjusted using area-weighted interpolation to reflect only the portion of these jurisdictions within TCAMPO. Geographic units located entirely within the boundary, such as census blocks and Traffic Analysis Zones (TAZ), were included without adjustment.</w:t>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